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B9CB9" w14:textId="2CB5AA8B" w:rsidR="007F15AE" w:rsidRDefault="00ED6ECE" w:rsidP="00ED6ECE">
      <w:pPr>
        <w:pStyle w:val="Title"/>
        <w:jc w:val="center"/>
      </w:pPr>
      <w:r>
        <w:t>Internet of Things Information Display</w:t>
      </w:r>
      <w:r>
        <w:br/>
        <w:t xml:space="preserve">with </w:t>
      </w:r>
      <w:r w:rsidR="00E55C12">
        <w:t>Geofencing</w:t>
      </w:r>
    </w:p>
    <w:p w14:paraId="3A994137" w14:textId="39BC5ADD" w:rsidR="00515E9E" w:rsidRPr="00515E9E" w:rsidRDefault="00ED6ECE" w:rsidP="00515E9E">
      <w:pPr>
        <w:pStyle w:val="Subtitle"/>
        <w:jc w:val="center"/>
        <w:rPr>
          <w:sz w:val="28"/>
        </w:rPr>
      </w:pPr>
      <w:r w:rsidRPr="00ED6ECE">
        <w:rPr>
          <w:sz w:val="28"/>
        </w:rPr>
        <w:t>Project proposal</w:t>
      </w:r>
    </w:p>
    <w:p w14:paraId="2369717D" w14:textId="21AB77DA" w:rsidR="00515E9E" w:rsidRDefault="00515E9E" w:rsidP="00ED6ECE">
      <w:pPr>
        <w:pStyle w:val="NoSpacing"/>
      </w:pPr>
    </w:p>
    <w:p w14:paraId="4B564CD2" w14:textId="3A5BFF18" w:rsidR="00515E9E" w:rsidRDefault="00185A21" w:rsidP="00515E9E">
      <w:pPr>
        <w:pStyle w:val="NoSpacing"/>
        <w:jc w:val="center"/>
      </w:pPr>
      <w:r>
        <w:rPr>
          <w:noProof/>
        </w:rPr>
        <w:drawing>
          <wp:inline distT="0" distB="0" distL="0" distR="0" wp14:anchorId="765601C6" wp14:editId="35CBF1B8">
            <wp:extent cx="5943600" cy="3343275"/>
            <wp:effectExtent l="19050" t="0" r="19050" b="981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T Calendar Home Page -- Nov 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2CA1893" w14:textId="77777777" w:rsidR="00ED6ECE" w:rsidRDefault="00ED6ECE" w:rsidP="00ED6ECE">
      <w:pPr>
        <w:pStyle w:val="NoSpacing"/>
      </w:pPr>
    </w:p>
    <w:p w14:paraId="7E1DAD65" w14:textId="77777777" w:rsidR="00ED6ECE" w:rsidRDefault="00ED6ECE" w:rsidP="00ED6ECE">
      <w:pPr>
        <w:pStyle w:val="NoSpacing"/>
      </w:pPr>
    </w:p>
    <w:p w14:paraId="5391EE68" w14:textId="34288335" w:rsidR="00ED6ECE" w:rsidRPr="006A2241" w:rsidRDefault="006A2241" w:rsidP="006A2241">
      <w:pPr>
        <w:pStyle w:val="NoSpacing"/>
        <w:jc w:val="center"/>
        <w:rPr>
          <w:sz w:val="28"/>
          <w:szCs w:val="28"/>
        </w:rPr>
      </w:pPr>
      <w:r>
        <w:rPr>
          <w:sz w:val="28"/>
          <w:szCs w:val="28"/>
        </w:rPr>
        <w:t>Dec 12, 2017</w:t>
      </w:r>
    </w:p>
    <w:p w14:paraId="2073E938" w14:textId="77777777" w:rsidR="00ED6ECE" w:rsidRPr="00ED6ECE" w:rsidRDefault="00ED6ECE" w:rsidP="00ED6ECE">
      <w:pPr>
        <w:pStyle w:val="NoSpacing"/>
        <w:jc w:val="center"/>
        <w:rPr>
          <w:rStyle w:val="Strong"/>
          <w:b w:val="0"/>
          <w:sz w:val="28"/>
          <w:szCs w:val="28"/>
        </w:rPr>
      </w:pPr>
      <w:r w:rsidRPr="00ED6ECE">
        <w:rPr>
          <w:rStyle w:val="Strong"/>
          <w:b w:val="0"/>
          <w:sz w:val="28"/>
          <w:szCs w:val="28"/>
        </w:rPr>
        <w:t>Benjamin Daszkiewicz</w:t>
      </w:r>
    </w:p>
    <w:p w14:paraId="19C6D03B" w14:textId="77777777" w:rsidR="00ED6ECE" w:rsidRPr="00ED6ECE" w:rsidRDefault="00ED6ECE" w:rsidP="00ED6ECE">
      <w:pPr>
        <w:pStyle w:val="NoSpacing"/>
        <w:jc w:val="center"/>
        <w:rPr>
          <w:rStyle w:val="Strong"/>
          <w:b w:val="0"/>
          <w:sz w:val="28"/>
          <w:szCs w:val="28"/>
        </w:rPr>
      </w:pPr>
      <w:r w:rsidRPr="00ED6ECE">
        <w:rPr>
          <w:rStyle w:val="Strong"/>
          <w:b w:val="0"/>
          <w:sz w:val="28"/>
          <w:szCs w:val="28"/>
        </w:rPr>
        <w:t>Jacob Nading</w:t>
      </w:r>
    </w:p>
    <w:p w14:paraId="7B2F1476" w14:textId="77777777" w:rsidR="00ED6ECE" w:rsidRPr="00ED6ECE" w:rsidRDefault="00ED6ECE" w:rsidP="00ED6ECE">
      <w:pPr>
        <w:pStyle w:val="NoSpacing"/>
        <w:jc w:val="center"/>
        <w:rPr>
          <w:rStyle w:val="Strong"/>
          <w:b w:val="0"/>
          <w:sz w:val="28"/>
          <w:szCs w:val="28"/>
        </w:rPr>
      </w:pPr>
    </w:p>
    <w:p w14:paraId="5830F970" w14:textId="2251D437" w:rsidR="00ED6ECE" w:rsidRDefault="00ED6ECE" w:rsidP="00ED6ECE">
      <w:pPr>
        <w:pStyle w:val="NoSpacing"/>
        <w:jc w:val="center"/>
        <w:rPr>
          <w:rStyle w:val="Strong"/>
          <w:b w:val="0"/>
          <w:sz w:val="28"/>
          <w:szCs w:val="28"/>
        </w:rPr>
      </w:pPr>
      <w:r w:rsidRPr="00ED6ECE">
        <w:rPr>
          <w:rStyle w:val="Strong"/>
          <w:b w:val="0"/>
          <w:sz w:val="28"/>
          <w:szCs w:val="28"/>
        </w:rPr>
        <w:t>Advised by Aleksander Malinowski</w:t>
      </w:r>
    </w:p>
    <w:p w14:paraId="3846F47C" w14:textId="2874F07A" w:rsidR="00511D81" w:rsidRDefault="00511D81" w:rsidP="00ED6ECE">
      <w:pPr>
        <w:pStyle w:val="NoSpacing"/>
        <w:jc w:val="center"/>
        <w:rPr>
          <w:rStyle w:val="Strong"/>
          <w:b w:val="0"/>
          <w:sz w:val="28"/>
          <w:szCs w:val="28"/>
        </w:rPr>
      </w:pPr>
    </w:p>
    <w:p w14:paraId="293A499F" w14:textId="69EAB4F2" w:rsidR="00511D81" w:rsidRDefault="00511D81" w:rsidP="00ED6ECE">
      <w:pPr>
        <w:pStyle w:val="NoSpacing"/>
        <w:jc w:val="center"/>
        <w:rPr>
          <w:rStyle w:val="Strong"/>
          <w:b w:val="0"/>
          <w:sz w:val="28"/>
          <w:szCs w:val="28"/>
        </w:rPr>
      </w:pPr>
      <w:r>
        <w:rPr>
          <w:rStyle w:val="Strong"/>
          <w:b w:val="0"/>
          <w:sz w:val="28"/>
          <w:szCs w:val="28"/>
        </w:rPr>
        <w:t>Department of Electrical Engineering</w:t>
      </w:r>
    </w:p>
    <w:p w14:paraId="69DE2037" w14:textId="77777777" w:rsidR="00ED6ECE" w:rsidRDefault="00ED6ECE" w:rsidP="00511D81">
      <w:pPr>
        <w:jc w:val="center"/>
        <w:rPr>
          <w:rStyle w:val="Strong"/>
          <w:b w:val="0"/>
          <w:sz w:val="28"/>
          <w:szCs w:val="28"/>
        </w:rPr>
      </w:pPr>
      <w:r>
        <w:rPr>
          <w:rStyle w:val="Strong"/>
          <w:b w:val="0"/>
          <w:sz w:val="28"/>
          <w:szCs w:val="28"/>
        </w:rPr>
        <w:br w:type="page"/>
      </w:r>
    </w:p>
    <w:p w14:paraId="0986D8B7" w14:textId="77777777" w:rsidR="00ED6ECE" w:rsidRDefault="00ED6ECE" w:rsidP="00ED6ECE">
      <w:pPr>
        <w:pStyle w:val="Heading1"/>
      </w:pPr>
      <w:bookmarkStart w:id="0" w:name="_Toc497731695"/>
      <w:bookmarkStart w:id="1" w:name="_Toc500843444"/>
      <w:r>
        <w:lastRenderedPageBreak/>
        <w:t>Abstract</w:t>
      </w:r>
      <w:bookmarkEnd w:id="0"/>
      <w:bookmarkEnd w:id="1"/>
    </w:p>
    <w:p w14:paraId="1534AC31" w14:textId="44B7377D" w:rsidR="00ED6ECE" w:rsidRDefault="00C71CC4" w:rsidP="00C71CC4">
      <w:r w:rsidRPr="00C71CC4">
        <w:t xml:space="preserve">This document provides </w:t>
      </w:r>
      <w:r>
        <w:t xml:space="preserve">an </w:t>
      </w:r>
      <w:commentRangeStart w:id="2"/>
      <w:r>
        <w:t>in</w:t>
      </w:r>
      <w:ins w:id="3" w:author="Benjamin Daszkiewicz" w:date="2017-11-30T19:35:00Z">
        <w:r w:rsidR="00CF1E95">
          <w:t>-</w:t>
        </w:r>
      </w:ins>
      <w:del w:id="4" w:author="Benjamin Daszkiewicz" w:date="2017-11-30T19:35:00Z">
        <w:r w:rsidDel="00CF1E95">
          <w:delText xml:space="preserve"> </w:delText>
        </w:r>
      </w:del>
      <w:r>
        <w:t xml:space="preserve">depth </w:t>
      </w:r>
      <w:commentRangeEnd w:id="2"/>
      <w:r w:rsidR="00D2370D">
        <w:rPr>
          <w:rStyle w:val="CommentReference"/>
        </w:rPr>
        <w:commentReference w:id="2"/>
      </w:r>
      <w:r>
        <w:t>description and solution proposal</w:t>
      </w:r>
      <w:r w:rsidRPr="00C71CC4">
        <w:t xml:space="preserve"> for the IoT Information management Display (formerly IoT Smart Calendar) project advised by Dr. Aleksander Malinowski of the Electrical and Computer Engineering department at the Caterpillar College of Engineering and Technology at Bradley University. It also offers </w:t>
      </w:r>
      <w:r>
        <w:t>a look at prior work, a list of materials, a tentative schedule, division of labor, and a look at future development of the Display</w:t>
      </w:r>
      <w:r w:rsidRPr="00C71CC4">
        <w:t>. The project is now in its second year of development. Benjamin Daszkiewicz and Jacob Nading are continuing the work started by Jason Morris and Cole Linderman in the Fall of 2016.</w:t>
      </w:r>
      <w:r w:rsidR="00ED6ECE">
        <w:br w:type="page"/>
      </w:r>
    </w:p>
    <w:sdt>
      <w:sdtPr>
        <w:rPr>
          <w:rFonts w:asciiTheme="minorHAnsi" w:eastAsiaTheme="minorHAnsi" w:hAnsiTheme="minorHAnsi" w:cstheme="minorBidi"/>
          <w:b w:val="0"/>
          <w:sz w:val="22"/>
          <w:szCs w:val="22"/>
        </w:rPr>
        <w:id w:val="-214974414"/>
        <w:docPartObj>
          <w:docPartGallery w:val="Table of Contents"/>
          <w:docPartUnique/>
        </w:docPartObj>
      </w:sdtPr>
      <w:sdtEndPr>
        <w:rPr>
          <w:bCs/>
          <w:noProof/>
        </w:rPr>
      </w:sdtEndPr>
      <w:sdtContent>
        <w:p w14:paraId="7F288995" w14:textId="117611DE" w:rsidR="00ED5A95" w:rsidRDefault="00ED5A95">
          <w:pPr>
            <w:pStyle w:val="TOCHeading"/>
          </w:pPr>
          <w:r>
            <w:t>Contents</w:t>
          </w:r>
        </w:p>
        <w:p w14:paraId="71ABB680" w14:textId="0B382651" w:rsidR="003040FE" w:rsidRDefault="00ED5A9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843444" w:history="1">
            <w:r w:rsidR="003040FE" w:rsidRPr="00BD75E5">
              <w:rPr>
                <w:rStyle w:val="Hyperlink"/>
                <w:noProof/>
              </w:rPr>
              <w:t>Abstract</w:t>
            </w:r>
            <w:r w:rsidR="003040FE">
              <w:rPr>
                <w:noProof/>
                <w:webHidden/>
              </w:rPr>
              <w:tab/>
            </w:r>
            <w:r w:rsidR="003040FE">
              <w:rPr>
                <w:noProof/>
                <w:webHidden/>
              </w:rPr>
              <w:fldChar w:fldCharType="begin"/>
            </w:r>
            <w:r w:rsidR="003040FE">
              <w:rPr>
                <w:noProof/>
                <w:webHidden/>
              </w:rPr>
              <w:instrText xml:space="preserve"> PAGEREF _Toc500843444 \h </w:instrText>
            </w:r>
            <w:r w:rsidR="003040FE">
              <w:rPr>
                <w:noProof/>
                <w:webHidden/>
              </w:rPr>
            </w:r>
            <w:r w:rsidR="003040FE">
              <w:rPr>
                <w:noProof/>
                <w:webHidden/>
              </w:rPr>
              <w:fldChar w:fldCharType="separate"/>
            </w:r>
            <w:r w:rsidR="003040FE">
              <w:rPr>
                <w:noProof/>
                <w:webHidden/>
              </w:rPr>
              <w:t>ii</w:t>
            </w:r>
            <w:r w:rsidR="003040FE">
              <w:rPr>
                <w:noProof/>
                <w:webHidden/>
              </w:rPr>
              <w:fldChar w:fldCharType="end"/>
            </w:r>
          </w:hyperlink>
        </w:p>
        <w:p w14:paraId="63854668" w14:textId="26D510E6" w:rsidR="003040FE" w:rsidRDefault="003040FE">
          <w:pPr>
            <w:pStyle w:val="TOC1"/>
            <w:tabs>
              <w:tab w:val="right" w:leader="dot" w:pos="9350"/>
            </w:tabs>
            <w:rPr>
              <w:rFonts w:eastAsiaTheme="minorEastAsia"/>
              <w:noProof/>
            </w:rPr>
          </w:pPr>
          <w:hyperlink w:anchor="_Toc500843445" w:history="1">
            <w:r w:rsidRPr="00BD75E5">
              <w:rPr>
                <w:rStyle w:val="Hyperlink"/>
                <w:noProof/>
              </w:rPr>
              <w:t>Introduction</w:t>
            </w:r>
            <w:r>
              <w:rPr>
                <w:noProof/>
                <w:webHidden/>
              </w:rPr>
              <w:tab/>
            </w:r>
            <w:r>
              <w:rPr>
                <w:noProof/>
                <w:webHidden/>
              </w:rPr>
              <w:fldChar w:fldCharType="begin"/>
            </w:r>
            <w:r>
              <w:rPr>
                <w:noProof/>
                <w:webHidden/>
              </w:rPr>
              <w:instrText xml:space="preserve"> PAGEREF _Toc500843445 \h </w:instrText>
            </w:r>
            <w:r>
              <w:rPr>
                <w:noProof/>
                <w:webHidden/>
              </w:rPr>
            </w:r>
            <w:r>
              <w:rPr>
                <w:noProof/>
                <w:webHidden/>
              </w:rPr>
              <w:fldChar w:fldCharType="separate"/>
            </w:r>
            <w:r>
              <w:rPr>
                <w:noProof/>
                <w:webHidden/>
              </w:rPr>
              <w:t>1</w:t>
            </w:r>
            <w:r>
              <w:rPr>
                <w:noProof/>
                <w:webHidden/>
              </w:rPr>
              <w:fldChar w:fldCharType="end"/>
            </w:r>
          </w:hyperlink>
        </w:p>
        <w:p w14:paraId="0AEAF201" w14:textId="00A2DAEF" w:rsidR="003040FE" w:rsidRDefault="003040FE">
          <w:pPr>
            <w:pStyle w:val="TOC2"/>
            <w:tabs>
              <w:tab w:val="right" w:leader="dot" w:pos="9350"/>
            </w:tabs>
            <w:rPr>
              <w:rFonts w:eastAsiaTheme="minorEastAsia"/>
              <w:noProof/>
            </w:rPr>
          </w:pPr>
          <w:hyperlink w:anchor="_Toc500843446" w:history="1">
            <w:r w:rsidRPr="00BD75E5">
              <w:rPr>
                <w:rStyle w:val="Hyperlink"/>
                <w:noProof/>
              </w:rPr>
              <w:t>Description</w:t>
            </w:r>
            <w:r>
              <w:rPr>
                <w:noProof/>
                <w:webHidden/>
              </w:rPr>
              <w:tab/>
            </w:r>
            <w:r>
              <w:rPr>
                <w:noProof/>
                <w:webHidden/>
              </w:rPr>
              <w:fldChar w:fldCharType="begin"/>
            </w:r>
            <w:r>
              <w:rPr>
                <w:noProof/>
                <w:webHidden/>
              </w:rPr>
              <w:instrText xml:space="preserve"> PAGEREF _Toc500843446 \h </w:instrText>
            </w:r>
            <w:r>
              <w:rPr>
                <w:noProof/>
                <w:webHidden/>
              </w:rPr>
            </w:r>
            <w:r>
              <w:rPr>
                <w:noProof/>
                <w:webHidden/>
              </w:rPr>
              <w:fldChar w:fldCharType="separate"/>
            </w:r>
            <w:r>
              <w:rPr>
                <w:noProof/>
                <w:webHidden/>
              </w:rPr>
              <w:t>1</w:t>
            </w:r>
            <w:r>
              <w:rPr>
                <w:noProof/>
                <w:webHidden/>
              </w:rPr>
              <w:fldChar w:fldCharType="end"/>
            </w:r>
          </w:hyperlink>
        </w:p>
        <w:p w14:paraId="7252CB41" w14:textId="29F8A81A" w:rsidR="003040FE" w:rsidRDefault="003040FE">
          <w:pPr>
            <w:pStyle w:val="TOC2"/>
            <w:tabs>
              <w:tab w:val="right" w:leader="dot" w:pos="9350"/>
            </w:tabs>
            <w:rPr>
              <w:rFonts w:eastAsiaTheme="minorEastAsia"/>
              <w:noProof/>
            </w:rPr>
          </w:pPr>
          <w:hyperlink w:anchor="_Toc500843447" w:history="1">
            <w:r w:rsidRPr="00BD75E5">
              <w:rPr>
                <w:rStyle w:val="Hyperlink"/>
                <w:noProof/>
              </w:rPr>
              <w:t>Scope</w:t>
            </w:r>
            <w:r>
              <w:rPr>
                <w:noProof/>
                <w:webHidden/>
              </w:rPr>
              <w:tab/>
            </w:r>
            <w:r>
              <w:rPr>
                <w:noProof/>
                <w:webHidden/>
              </w:rPr>
              <w:fldChar w:fldCharType="begin"/>
            </w:r>
            <w:r>
              <w:rPr>
                <w:noProof/>
                <w:webHidden/>
              </w:rPr>
              <w:instrText xml:space="preserve"> PAGEREF _Toc500843447 \h </w:instrText>
            </w:r>
            <w:r>
              <w:rPr>
                <w:noProof/>
                <w:webHidden/>
              </w:rPr>
            </w:r>
            <w:r>
              <w:rPr>
                <w:noProof/>
                <w:webHidden/>
              </w:rPr>
              <w:fldChar w:fldCharType="separate"/>
            </w:r>
            <w:r>
              <w:rPr>
                <w:noProof/>
                <w:webHidden/>
              </w:rPr>
              <w:t>1</w:t>
            </w:r>
            <w:r>
              <w:rPr>
                <w:noProof/>
                <w:webHidden/>
              </w:rPr>
              <w:fldChar w:fldCharType="end"/>
            </w:r>
          </w:hyperlink>
        </w:p>
        <w:p w14:paraId="6D4C73F9" w14:textId="77458BED" w:rsidR="003040FE" w:rsidRDefault="003040FE">
          <w:pPr>
            <w:pStyle w:val="TOC1"/>
            <w:tabs>
              <w:tab w:val="right" w:leader="dot" w:pos="9350"/>
            </w:tabs>
            <w:rPr>
              <w:rFonts w:eastAsiaTheme="minorEastAsia"/>
              <w:noProof/>
            </w:rPr>
          </w:pPr>
          <w:hyperlink w:anchor="_Toc500843448" w:history="1">
            <w:r w:rsidRPr="00BD75E5">
              <w:rPr>
                <w:rStyle w:val="Hyperlink"/>
                <w:noProof/>
              </w:rPr>
              <w:t>Functionality Requirements</w:t>
            </w:r>
            <w:r>
              <w:rPr>
                <w:noProof/>
                <w:webHidden/>
              </w:rPr>
              <w:tab/>
            </w:r>
            <w:r>
              <w:rPr>
                <w:noProof/>
                <w:webHidden/>
              </w:rPr>
              <w:fldChar w:fldCharType="begin"/>
            </w:r>
            <w:r>
              <w:rPr>
                <w:noProof/>
                <w:webHidden/>
              </w:rPr>
              <w:instrText xml:space="preserve"> PAGEREF _Toc500843448 \h </w:instrText>
            </w:r>
            <w:r>
              <w:rPr>
                <w:noProof/>
                <w:webHidden/>
              </w:rPr>
            </w:r>
            <w:r>
              <w:rPr>
                <w:noProof/>
                <w:webHidden/>
              </w:rPr>
              <w:fldChar w:fldCharType="separate"/>
            </w:r>
            <w:r>
              <w:rPr>
                <w:noProof/>
                <w:webHidden/>
              </w:rPr>
              <w:t>1</w:t>
            </w:r>
            <w:r>
              <w:rPr>
                <w:noProof/>
                <w:webHidden/>
              </w:rPr>
              <w:fldChar w:fldCharType="end"/>
            </w:r>
          </w:hyperlink>
        </w:p>
        <w:p w14:paraId="2909FEEF" w14:textId="32465A7E" w:rsidR="003040FE" w:rsidRDefault="003040FE">
          <w:pPr>
            <w:pStyle w:val="TOC2"/>
            <w:tabs>
              <w:tab w:val="right" w:leader="dot" w:pos="9350"/>
            </w:tabs>
            <w:rPr>
              <w:rFonts w:eastAsiaTheme="minorEastAsia"/>
              <w:noProof/>
            </w:rPr>
          </w:pPr>
          <w:hyperlink w:anchor="_Toc500843449" w:history="1">
            <w:r w:rsidRPr="00BD75E5">
              <w:rPr>
                <w:rStyle w:val="Hyperlink"/>
                <w:noProof/>
              </w:rPr>
              <w:t>Additional Functionality</w:t>
            </w:r>
            <w:r>
              <w:rPr>
                <w:noProof/>
                <w:webHidden/>
              </w:rPr>
              <w:tab/>
            </w:r>
            <w:r>
              <w:rPr>
                <w:noProof/>
                <w:webHidden/>
              </w:rPr>
              <w:fldChar w:fldCharType="begin"/>
            </w:r>
            <w:r>
              <w:rPr>
                <w:noProof/>
                <w:webHidden/>
              </w:rPr>
              <w:instrText xml:space="preserve"> PAGEREF _Toc500843449 \h </w:instrText>
            </w:r>
            <w:r>
              <w:rPr>
                <w:noProof/>
                <w:webHidden/>
              </w:rPr>
            </w:r>
            <w:r>
              <w:rPr>
                <w:noProof/>
                <w:webHidden/>
              </w:rPr>
              <w:fldChar w:fldCharType="separate"/>
            </w:r>
            <w:r>
              <w:rPr>
                <w:noProof/>
                <w:webHidden/>
              </w:rPr>
              <w:t>2</w:t>
            </w:r>
            <w:r>
              <w:rPr>
                <w:noProof/>
                <w:webHidden/>
              </w:rPr>
              <w:fldChar w:fldCharType="end"/>
            </w:r>
          </w:hyperlink>
        </w:p>
        <w:p w14:paraId="7F85EAD1" w14:textId="10624AA6" w:rsidR="003040FE" w:rsidRDefault="003040FE">
          <w:pPr>
            <w:pStyle w:val="TOC1"/>
            <w:tabs>
              <w:tab w:val="right" w:leader="dot" w:pos="9350"/>
            </w:tabs>
            <w:rPr>
              <w:rFonts w:eastAsiaTheme="minorEastAsia"/>
              <w:noProof/>
            </w:rPr>
          </w:pPr>
          <w:hyperlink w:anchor="_Toc500843450" w:history="1">
            <w:r w:rsidRPr="00BD75E5">
              <w:rPr>
                <w:rStyle w:val="Hyperlink"/>
                <w:noProof/>
              </w:rPr>
              <w:t>Review of Literature, Prior Work, and Research</w:t>
            </w:r>
            <w:r>
              <w:rPr>
                <w:noProof/>
                <w:webHidden/>
              </w:rPr>
              <w:tab/>
            </w:r>
            <w:r>
              <w:rPr>
                <w:noProof/>
                <w:webHidden/>
              </w:rPr>
              <w:fldChar w:fldCharType="begin"/>
            </w:r>
            <w:r>
              <w:rPr>
                <w:noProof/>
                <w:webHidden/>
              </w:rPr>
              <w:instrText xml:space="preserve"> PAGEREF _Toc500843450 \h </w:instrText>
            </w:r>
            <w:r>
              <w:rPr>
                <w:noProof/>
                <w:webHidden/>
              </w:rPr>
            </w:r>
            <w:r>
              <w:rPr>
                <w:noProof/>
                <w:webHidden/>
              </w:rPr>
              <w:fldChar w:fldCharType="separate"/>
            </w:r>
            <w:r>
              <w:rPr>
                <w:noProof/>
                <w:webHidden/>
              </w:rPr>
              <w:t>2</w:t>
            </w:r>
            <w:r>
              <w:rPr>
                <w:noProof/>
                <w:webHidden/>
              </w:rPr>
              <w:fldChar w:fldCharType="end"/>
            </w:r>
          </w:hyperlink>
        </w:p>
        <w:p w14:paraId="4F8E4584" w14:textId="713660A5" w:rsidR="003040FE" w:rsidRDefault="003040FE">
          <w:pPr>
            <w:pStyle w:val="TOC2"/>
            <w:tabs>
              <w:tab w:val="right" w:leader="dot" w:pos="9350"/>
            </w:tabs>
            <w:rPr>
              <w:rFonts w:eastAsiaTheme="minorEastAsia"/>
              <w:noProof/>
            </w:rPr>
          </w:pPr>
          <w:hyperlink w:anchor="_Toc500843451" w:history="1">
            <w:r w:rsidRPr="00BD75E5">
              <w:rPr>
                <w:rStyle w:val="Hyperlink"/>
                <w:noProof/>
              </w:rPr>
              <w:t>Previous Ideas and Systems</w:t>
            </w:r>
            <w:r>
              <w:rPr>
                <w:noProof/>
                <w:webHidden/>
              </w:rPr>
              <w:tab/>
            </w:r>
            <w:r>
              <w:rPr>
                <w:noProof/>
                <w:webHidden/>
              </w:rPr>
              <w:fldChar w:fldCharType="begin"/>
            </w:r>
            <w:r>
              <w:rPr>
                <w:noProof/>
                <w:webHidden/>
              </w:rPr>
              <w:instrText xml:space="preserve"> PAGEREF _Toc500843451 \h </w:instrText>
            </w:r>
            <w:r>
              <w:rPr>
                <w:noProof/>
                <w:webHidden/>
              </w:rPr>
            </w:r>
            <w:r>
              <w:rPr>
                <w:noProof/>
                <w:webHidden/>
              </w:rPr>
              <w:fldChar w:fldCharType="separate"/>
            </w:r>
            <w:r>
              <w:rPr>
                <w:noProof/>
                <w:webHidden/>
              </w:rPr>
              <w:t>3</w:t>
            </w:r>
            <w:r>
              <w:rPr>
                <w:noProof/>
                <w:webHidden/>
              </w:rPr>
              <w:fldChar w:fldCharType="end"/>
            </w:r>
          </w:hyperlink>
        </w:p>
        <w:p w14:paraId="200DC0E2" w14:textId="05EADA6E" w:rsidR="003040FE" w:rsidRDefault="003040FE">
          <w:pPr>
            <w:pStyle w:val="TOC2"/>
            <w:tabs>
              <w:tab w:val="right" w:leader="dot" w:pos="9350"/>
            </w:tabs>
            <w:rPr>
              <w:rFonts w:eastAsiaTheme="minorEastAsia"/>
              <w:noProof/>
            </w:rPr>
          </w:pPr>
          <w:hyperlink w:anchor="_Toc500843452" w:history="1">
            <w:r w:rsidRPr="00BD75E5">
              <w:rPr>
                <w:rStyle w:val="Hyperlink"/>
                <w:noProof/>
              </w:rPr>
              <w:t>Design</w:t>
            </w:r>
            <w:r>
              <w:rPr>
                <w:noProof/>
                <w:webHidden/>
              </w:rPr>
              <w:tab/>
            </w:r>
            <w:r>
              <w:rPr>
                <w:noProof/>
                <w:webHidden/>
              </w:rPr>
              <w:fldChar w:fldCharType="begin"/>
            </w:r>
            <w:r>
              <w:rPr>
                <w:noProof/>
                <w:webHidden/>
              </w:rPr>
              <w:instrText xml:space="preserve"> PAGEREF _Toc500843452 \h </w:instrText>
            </w:r>
            <w:r>
              <w:rPr>
                <w:noProof/>
                <w:webHidden/>
              </w:rPr>
            </w:r>
            <w:r>
              <w:rPr>
                <w:noProof/>
                <w:webHidden/>
              </w:rPr>
              <w:fldChar w:fldCharType="separate"/>
            </w:r>
            <w:r>
              <w:rPr>
                <w:noProof/>
                <w:webHidden/>
              </w:rPr>
              <w:t>3</w:t>
            </w:r>
            <w:r>
              <w:rPr>
                <w:noProof/>
                <w:webHidden/>
              </w:rPr>
              <w:fldChar w:fldCharType="end"/>
            </w:r>
          </w:hyperlink>
        </w:p>
        <w:p w14:paraId="4AAD4F1B" w14:textId="4EE671C4" w:rsidR="003040FE" w:rsidRDefault="003040FE">
          <w:pPr>
            <w:pStyle w:val="TOC2"/>
            <w:tabs>
              <w:tab w:val="right" w:leader="dot" w:pos="9350"/>
            </w:tabs>
            <w:rPr>
              <w:rFonts w:eastAsiaTheme="minorEastAsia"/>
              <w:noProof/>
            </w:rPr>
          </w:pPr>
          <w:hyperlink w:anchor="_Toc500843453" w:history="1">
            <w:r w:rsidRPr="00BD75E5">
              <w:rPr>
                <w:rStyle w:val="Hyperlink"/>
                <w:noProof/>
              </w:rPr>
              <w:t>Website Design</w:t>
            </w:r>
            <w:r>
              <w:rPr>
                <w:noProof/>
                <w:webHidden/>
              </w:rPr>
              <w:tab/>
            </w:r>
            <w:r>
              <w:rPr>
                <w:noProof/>
                <w:webHidden/>
              </w:rPr>
              <w:fldChar w:fldCharType="begin"/>
            </w:r>
            <w:r>
              <w:rPr>
                <w:noProof/>
                <w:webHidden/>
              </w:rPr>
              <w:instrText xml:space="preserve"> PAGEREF _Toc500843453 \h </w:instrText>
            </w:r>
            <w:r>
              <w:rPr>
                <w:noProof/>
                <w:webHidden/>
              </w:rPr>
            </w:r>
            <w:r>
              <w:rPr>
                <w:noProof/>
                <w:webHidden/>
              </w:rPr>
              <w:fldChar w:fldCharType="separate"/>
            </w:r>
            <w:r>
              <w:rPr>
                <w:noProof/>
                <w:webHidden/>
              </w:rPr>
              <w:t>3</w:t>
            </w:r>
            <w:r>
              <w:rPr>
                <w:noProof/>
                <w:webHidden/>
              </w:rPr>
              <w:fldChar w:fldCharType="end"/>
            </w:r>
          </w:hyperlink>
        </w:p>
        <w:p w14:paraId="75C090B4" w14:textId="0993EF52" w:rsidR="003040FE" w:rsidRDefault="003040FE">
          <w:pPr>
            <w:pStyle w:val="TOC1"/>
            <w:tabs>
              <w:tab w:val="right" w:leader="dot" w:pos="9350"/>
            </w:tabs>
            <w:rPr>
              <w:rFonts w:eastAsiaTheme="minorEastAsia"/>
              <w:noProof/>
            </w:rPr>
          </w:pPr>
          <w:hyperlink w:anchor="_Toc500843454" w:history="1">
            <w:r w:rsidRPr="00BD75E5">
              <w:rPr>
                <w:rStyle w:val="Hyperlink"/>
                <w:noProof/>
              </w:rPr>
              <w:t>Applicable Standards and Patents</w:t>
            </w:r>
            <w:r>
              <w:rPr>
                <w:noProof/>
                <w:webHidden/>
              </w:rPr>
              <w:tab/>
            </w:r>
            <w:r>
              <w:rPr>
                <w:noProof/>
                <w:webHidden/>
              </w:rPr>
              <w:fldChar w:fldCharType="begin"/>
            </w:r>
            <w:r>
              <w:rPr>
                <w:noProof/>
                <w:webHidden/>
              </w:rPr>
              <w:instrText xml:space="preserve"> PAGEREF _Toc500843454 \h </w:instrText>
            </w:r>
            <w:r>
              <w:rPr>
                <w:noProof/>
                <w:webHidden/>
              </w:rPr>
            </w:r>
            <w:r>
              <w:rPr>
                <w:noProof/>
                <w:webHidden/>
              </w:rPr>
              <w:fldChar w:fldCharType="separate"/>
            </w:r>
            <w:r>
              <w:rPr>
                <w:noProof/>
                <w:webHidden/>
              </w:rPr>
              <w:t>4</w:t>
            </w:r>
            <w:r>
              <w:rPr>
                <w:noProof/>
                <w:webHidden/>
              </w:rPr>
              <w:fldChar w:fldCharType="end"/>
            </w:r>
          </w:hyperlink>
        </w:p>
        <w:p w14:paraId="777C37AF" w14:textId="5D766CAC" w:rsidR="003040FE" w:rsidRDefault="003040FE">
          <w:pPr>
            <w:pStyle w:val="TOC2"/>
            <w:tabs>
              <w:tab w:val="right" w:leader="dot" w:pos="9350"/>
            </w:tabs>
            <w:rPr>
              <w:rFonts w:eastAsiaTheme="minorEastAsia"/>
              <w:noProof/>
            </w:rPr>
          </w:pPr>
          <w:hyperlink w:anchor="_Toc500843455" w:history="1">
            <w:r w:rsidRPr="00BD75E5">
              <w:rPr>
                <w:rStyle w:val="Hyperlink"/>
                <w:noProof/>
              </w:rPr>
              <w:t>Standards to Consider</w:t>
            </w:r>
            <w:r>
              <w:rPr>
                <w:noProof/>
                <w:webHidden/>
              </w:rPr>
              <w:tab/>
            </w:r>
            <w:r>
              <w:rPr>
                <w:noProof/>
                <w:webHidden/>
              </w:rPr>
              <w:fldChar w:fldCharType="begin"/>
            </w:r>
            <w:r>
              <w:rPr>
                <w:noProof/>
                <w:webHidden/>
              </w:rPr>
              <w:instrText xml:space="preserve"> PAGEREF _Toc500843455 \h </w:instrText>
            </w:r>
            <w:r>
              <w:rPr>
                <w:noProof/>
                <w:webHidden/>
              </w:rPr>
            </w:r>
            <w:r>
              <w:rPr>
                <w:noProof/>
                <w:webHidden/>
              </w:rPr>
              <w:fldChar w:fldCharType="separate"/>
            </w:r>
            <w:r>
              <w:rPr>
                <w:noProof/>
                <w:webHidden/>
              </w:rPr>
              <w:t>4</w:t>
            </w:r>
            <w:r>
              <w:rPr>
                <w:noProof/>
                <w:webHidden/>
              </w:rPr>
              <w:fldChar w:fldCharType="end"/>
            </w:r>
          </w:hyperlink>
        </w:p>
        <w:p w14:paraId="73711CCC" w14:textId="72D825C7" w:rsidR="003040FE" w:rsidRDefault="003040FE">
          <w:pPr>
            <w:pStyle w:val="TOC2"/>
            <w:tabs>
              <w:tab w:val="right" w:leader="dot" w:pos="9350"/>
            </w:tabs>
            <w:rPr>
              <w:rFonts w:eastAsiaTheme="minorEastAsia"/>
              <w:noProof/>
            </w:rPr>
          </w:pPr>
          <w:hyperlink w:anchor="_Toc500843456" w:history="1">
            <w:r w:rsidRPr="00BD75E5">
              <w:rPr>
                <w:rStyle w:val="Hyperlink"/>
                <w:noProof/>
              </w:rPr>
              <w:t>Patents for Similar Ideas</w:t>
            </w:r>
            <w:r>
              <w:rPr>
                <w:noProof/>
                <w:webHidden/>
              </w:rPr>
              <w:tab/>
            </w:r>
            <w:r>
              <w:rPr>
                <w:noProof/>
                <w:webHidden/>
              </w:rPr>
              <w:fldChar w:fldCharType="begin"/>
            </w:r>
            <w:r>
              <w:rPr>
                <w:noProof/>
                <w:webHidden/>
              </w:rPr>
              <w:instrText xml:space="preserve"> PAGEREF _Toc500843456 \h </w:instrText>
            </w:r>
            <w:r>
              <w:rPr>
                <w:noProof/>
                <w:webHidden/>
              </w:rPr>
            </w:r>
            <w:r>
              <w:rPr>
                <w:noProof/>
                <w:webHidden/>
              </w:rPr>
              <w:fldChar w:fldCharType="separate"/>
            </w:r>
            <w:r>
              <w:rPr>
                <w:noProof/>
                <w:webHidden/>
              </w:rPr>
              <w:t>4</w:t>
            </w:r>
            <w:r>
              <w:rPr>
                <w:noProof/>
                <w:webHidden/>
              </w:rPr>
              <w:fldChar w:fldCharType="end"/>
            </w:r>
          </w:hyperlink>
        </w:p>
        <w:p w14:paraId="556AB16C" w14:textId="2019B1B0" w:rsidR="003040FE" w:rsidRDefault="003040FE">
          <w:pPr>
            <w:pStyle w:val="TOC1"/>
            <w:tabs>
              <w:tab w:val="right" w:leader="dot" w:pos="9350"/>
            </w:tabs>
            <w:rPr>
              <w:rFonts w:eastAsiaTheme="minorEastAsia"/>
              <w:noProof/>
            </w:rPr>
          </w:pPr>
          <w:hyperlink w:anchor="_Toc500843457" w:history="1">
            <w:r w:rsidRPr="00BD75E5">
              <w:rPr>
                <w:rStyle w:val="Hyperlink"/>
                <w:noProof/>
              </w:rPr>
              <w:t>Subsystem Level Function Requirements</w:t>
            </w:r>
            <w:r>
              <w:rPr>
                <w:noProof/>
                <w:webHidden/>
              </w:rPr>
              <w:tab/>
            </w:r>
            <w:r>
              <w:rPr>
                <w:noProof/>
                <w:webHidden/>
              </w:rPr>
              <w:fldChar w:fldCharType="begin"/>
            </w:r>
            <w:r>
              <w:rPr>
                <w:noProof/>
                <w:webHidden/>
              </w:rPr>
              <w:instrText xml:space="preserve"> PAGEREF _Toc500843457 \h </w:instrText>
            </w:r>
            <w:r>
              <w:rPr>
                <w:noProof/>
                <w:webHidden/>
              </w:rPr>
            </w:r>
            <w:r>
              <w:rPr>
                <w:noProof/>
                <w:webHidden/>
              </w:rPr>
              <w:fldChar w:fldCharType="separate"/>
            </w:r>
            <w:r>
              <w:rPr>
                <w:noProof/>
                <w:webHidden/>
              </w:rPr>
              <w:t>4</w:t>
            </w:r>
            <w:r>
              <w:rPr>
                <w:noProof/>
                <w:webHidden/>
              </w:rPr>
              <w:fldChar w:fldCharType="end"/>
            </w:r>
          </w:hyperlink>
        </w:p>
        <w:p w14:paraId="79256B0D" w14:textId="64FEC371" w:rsidR="003040FE" w:rsidRDefault="003040FE">
          <w:pPr>
            <w:pStyle w:val="TOC2"/>
            <w:tabs>
              <w:tab w:val="right" w:leader="dot" w:pos="9350"/>
            </w:tabs>
            <w:rPr>
              <w:rFonts w:eastAsiaTheme="minorEastAsia"/>
              <w:noProof/>
            </w:rPr>
          </w:pPr>
          <w:hyperlink w:anchor="_Toc500843458" w:history="1">
            <w:r w:rsidRPr="00BD75E5">
              <w:rPr>
                <w:rStyle w:val="Hyperlink"/>
                <w:noProof/>
              </w:rPr>
              <w:t>Applied Technology and Solutions</w:t>
            </w:r>
            <w:r>
              <w:rPr>
                <w:noProof/>
                <w:webHidden/>
              </w:rPr>
              <w:tab/>
            </w:r>
            <w:r>
              <w:rPr>
                <w:noProof/>
                <w:webHidden/>
              </w:rPr>
              <w:fldChar w:fldCharType="begin"/>
            </w:r>
            <w:r>
              <w:rPr>
                <w:noProof/>
                <w:webHidden/>
              </w:rPr>
              <w:instrText xml:space="preserve"> PAGEREF _Toc500843458 \h </w:instrText>
            </w:r>
            <w:r>
              <w:rPr>
                <w:noProof/>
                <w:webHidden/>
              </w:rPr>
            </w:r>
            <w:r>
              <w:rPr>
                <w:noProof/>
                <w:webHidden/>
              </w:rPr>
              <w:fldChar w:fldCharType="separate"/>
            </w:r>
            <w:r>
              <w:rPr>
                <w:noProof/>
                <w:webHidden/>
              </w:rPr>
              <w:t>4</w:t>
            </w:r>
            <w:r>
              <w:rPr>
                <w:noProof/>
                <w:webHidden/>
              </w:rPr>
              <w:fldChar w:fldCharType="end"/>
            </w:r>
          </w:hyperlink>
        </w:p>
        <w:p w14:paraId="2B88C45D" w14:textId="3F690ABB" w:rsidR="003040FE" w:rsidRDefault="003040FE">
          <w:pPr>
            <w:pStyle w:val="TOC3"/>
            <w:tabs>
              <w:tab w:val="right" w:leader="dot" w:pos="9350"/>
            </w:tabs>
            <w:rPr>
              <w:rFonts w:eastAsiaTheme="minorEastAsia"/>
              <w:noProof/>
            </w:rPr>
          </w:pPr>
          <w:hyperlink w:anchor="_Toc500843459" w:history="1">
            <w:r w:rsidRPr="00BD75E5">
              <w:rPr>
                <w:rStyle w:val="Hyperlink"/>
                <w:noProof/>
              </w:rPr>
              <w:t>Hardware</w:t>
            </w:r>
            <w:r>
              <w:rPr>
                <w:noProof/>
                <w:webHidden/>
              </w:rPr>
              <w:tab/>
            </w:r>
            <w:r>
              <w:rPr>
                <w:noProof/>
                <w:webHidden/>
              </w:rPr>
              <w:fldChar w:fldCharType="begin"/>
            </w:r>
            <w:r>
              <w:rPr>
                <w:noProof/>
                <w:webHidden/>
              </w:rPr>
              <w:instrText xml:space="preserve"> PAGEREF _Toc500843459 \h </w:instrText>
            </w:r>
            <w:r>
              <w:rPr>
                <w:noProof/>
                <w:webHidden/>
              </w:rPr>
            </w:r>
            <w:r>
              <w:rPr>
                <w:noProof/>
                <w:webHidden/>
              </w:rPr>
              <w:fldChar w:fldCharType="separate"/>
            </w:r>
            <w:r>
              <w:rPr>
                <w:noProof/>
                <w:webHidden/>
              </w:rPr>
              <w:t>4</w:t>
            </w:r>
            <w:r>
              <w:rPr>
                <w:noProof/>
                <w:webHidden/>
              </w:rPr>
              <w:fldChar w:fldCharType="end"/>
            </w:r>
          </w:hyperlink>
        </w:p>
        <w:p w14:paraId="38E1FA54" w14:textId="3D6DD66A" w:rsidR="003040FE" w:rsidRDefault="003040FE">
          <w:pPr>
            <w:pStyle w:val="TOC3"/>
            <w:tabs>
              <w:tab w:val="right" w:leader="dot" w:pos="9350"/>
            </w:tabs>
            <w:rPr>
              <w:rFonts w:eastAsiaTheme="minorEastAsia"/>
              <w:noProof/>
            </w:rPr>
          </w:pPr>
          <w:hyperlink w:anchor="_Toc500843460" w:history="1">
            <w:r w:rsidRPr="00BD75E5">
              <w:rPr>
                <w:rStyle w:val="Hyperlink"/>
                <w:noProof/>
              </w:rPr>
              <w:t>Software</w:t>
            </w:r>
            <w:r>
              <w:rPr>
                <w:noProof/>
                <w:webHidden/>
              </w:rPr>
              <w:tab/>
            </w:r>
            <w:r>
              <w:rPr>
                <w:noProof/>
                <w:webHidden/>
              </w:rPr>
              <w:fldChar w:fldCharType="begin"/>
            </w:r>
            <w:r>
              <w:rPr>
                <w:noProof/>
                <w:webHidden/>
              </w:rPr>
              <w:instrText xml:space="preserve"> PAGEREF _Toc500843460 \h </w:instrText>
            </w:r>
            <w:r>
              <w:rPr>
                <w:noProof/>
                <w:webHidden/>
              </w:rPr>
            </w:r>
            <w:r>
              <w:rPr>
                <w:noProof/>
                <w:webHidden/>
              </w:rPr>
              <w:fldChar w:fldCharType="separate"/>
            </w:r>
            <w:r>
              <w:rPr>
                <w:noProof/>
                <w:webHidden/>
              </w:rPr>
              <w:t>5</w:t>
            </w:r>
            <w:r>
              <w:rPr>
                <w:noProof/>
                <w:webHidden/>
              </w:rPr>
              <w:fldChar w:fldCharType="end"/>
            </w:r>
          </w:hyperlink>
        </w:p>
        <w:p w14:paraId="504D3A7D" w14:textId="66B9DBB7" w:rsidR="003040FE" w:rsidRDefault="003040FE">
          <w:pPr>
            <w:pStyle w:val="TOC3"/>
            <w:tabs>
              <w:tab w:val="right" w:leader="dot" w:pos="9350"/>
            </w:tabs>
            <w:rPr>
              <w:rFonts w:eastAsiaTheme="minorEastAsia"/>
              <w:noProof/>
            </w:rPr>
          </w:pPr>
          <w:hyperlink w:anchor="_Toc500843461" w:history="1">
            <w:r w:rsidRPr="00BD75E5">
              <w:rPr>
                <w:rStyle w:val="Hyperlink"/>
                <w:noProof/>
              </w:rPr>
              <w:t>The GUI</w:t>
            </w:r>
            <w:r>
              <w:rPr>
                <w:noProof/>
                <w:webHidden/>
              </w:rPr>
              <w:tab/>
            </w:r>
            <w:r>
              <w:rPr>
                <w:noProof/>
                <w:webHidden/>
              </w:rPr>
              <w:fldChar w:fldCharType="begin"/>
            </w:r>
            <w:r>
              <w:rPr>
                <w:noProof/>
                <w:webHidden/>
              </w:rPr>
              <w:instrText xml:space="preserve"> PAGEREF _Toc500843461 \h </w:instrText>
            </w:r>
            <w:r>
              <w:rPr>
                <w:noProof/>
                <w:webHidden/>
              </w:rPr>
            </w:r>
            <w:r>
              <w:rPr>
                <w:noProof/>
                <w:webHidden/>
              </w:rPr>
              <w:fldChar w:fldCharType="separate"/>
            </w:r>
            <w:r>
              <w:rPr>
                <w:noProof/>
                <w:webHidden/>
              </w:rPr>
              <w:t>5</w:t>
            </w:r>
            <w:r>
              <w:rPr>
                <w:noProof/>
                <w:webHidden/>
              </w:rPr>
              <w:fldChar w:fldCharType="end"/>
            </w:r>
          </w:hyperlink>
        </w:p>
        <w:p w14:paraId="3DC99C4F" w14:textId="28BB01E0" w:rsidR="003040FE" w:rsidRDefault="003040FE">
          <w:pPr>
            <w:pStyle w:val="TOC3"/>
            <w:tabs>
              <w:tab w:val="right" w:leader="dot" w:pos="9350"/>
            </w:tabs>
            <w:rPr>
              <w:rFonts w:eastAsiaTheme="minorEastAsia"/>
              <w:noProof/>
            </w:rPr>
          </w:pPr>
          <w:hyperlink w:anchor="_Toc500843462" w:history="1">
            <w:r w:rsidRPr="00BD75E5">
              <w:rPr>
                <w:rStyle w:val="Hyperlink"/>
                <w:noProof/>
              </w:rPr>
              <w:t>Calendar</w:t>
            </w:r>
            <w:r>
              <w:rPr>
                <w:noProof/>
                <w:webHidden/>
              </w:rPr>
              <w:tab/>
            </w:r>
            <w:r>
              <w:rPr>
                <w:noProof/>
                <w:webHidden/>
              </w:rPr>
              <w:fldChar w:fldCharType="begin"/>
            </w:r>
            <w:r>
              <w:rPr>
                <w:noProof/>
                <w:webHidden/>
              </w:rPr>
              <w:instrText xml:space="preserve"> PAGEREF _Toc500843462 \h </w:instrText>
            </w:r>
            <w:r>
              <w:rPr>
                <w:noProof/>
                <w:webHidden/>
              </w:rPr>
            </w:r>
            <w:r>
              <w:rPr>
                <w:noProof/>
                <w:webHidden/>
              </w:rPr>
              <w:fldChar w:fldCharType="separate"/>
            </w:r>
            <w:r>
              <w:rPr>
                <w:noProof/>
                <w:webHidden/>
              </w:rPr>
              <w:t>5</w:t>
            </w:r>
            <w:r>
              <w:rPr>
                <w:noProof/>
                <w:webHidden/>
              </w:rPr>
              <w:fldChar w:fldCharType="end"/>
            </w:r>
          </w:hyperlink>
        </w:p>
        <w:p w14:paraId="7A7E66CD" w14:textId="0C5A03C7" w:rsidR="003040FE" w:rsidRDefault="003040FE">
          <w:pPr>
            <w:pStyle w:val="TOC3"/>
            <w:tabs>
              <w:tab w:val="right" w:leader="dot" w:pos="9350"/>
            </w:tabs>
            <w:rPr>
              <w:rFonts w:eastAsiaTheme="minorEastAsia"/>
              <w:noProof/>
            </w:rPr>
          </w:pPr>
          <w:hyperlink w:anchor="_Toc500843463" w:history="1">
            <w:r w:rsidRPr="00BD75E5">
              <w:rPr>
                <w:rStyle w:val="Hyperlink"/>
                <w:noProof/>
              </w:rPr>
              <w:t>Announcements</w:t>
            </w:r>
            <w:r>
              <w:rPr>
                <w:noProof/>
                <w:webHidden/>
              </w:rPr>
              <w:tab/>
            </w:r>
            <w:r>
              <w:rPr>
                <w:noProof/>
                <w:webHidden/>
              </w:rPr>
              <w:fldChar w:fldCharType="begin"/>
            </w:r>
            <w:r>
              <w:rPr>
                <w:noProof/>
                <w:webHidden/>
              </w:rPr>
              <w:instrText xml:space="preserve"> PAGEREF _Toc500843463 \h </w:instrText>
            </w:r>
            <w:r>
              <w:rPr>
                <w:noProof/>
                <w:webHidden/>
              </w:rPr>
            </w:r>
            <w:r>
              <w:rPr>
                <w:noProof/>
                <w:webHidden/>
              </w:rPr>
              <w:fldChar w:fldCharType="separate"/>
            </w:r>
            <w:r>
              <w:rPr>
                <w:noProof/>
                <w:webHidden/>
              </w:rPr>
              <w:t>6</w:t>
            </w:r>
            <w:r>
              <w:rPr>
                <w:noProof/>
                <w:webHidden/>
              </w:rPr>
              <w:fldChar w:fldCharType="end"/>
            </w:r>
          </w:hyperlink>
        </w:p>
        <w:p w14:paraId="5E3ABA16" w14:textId="51ED616A" w:rsidR="003040FE" w:rsidRDefault="003040FE">
          <w:pPr>
            <w:pStyle w:val="TOC3"/>
            <w:tabs>
              <w:tab w:val="right" w:leader="dot" w:pos="9350"/>
            </w:tabs>
            <w:rPr>
              <w:rFonts w:eastAsiaTheme="minorEastAsia"/>
              <w:noProof/>
            </w:rPr>
          </w:pPr>
          <w:hyperlink w:anchor="_Toc500843464" w:history="1">
            <w:r w:rsidRPr="00BD75E5">
              <w:rPr>
                <w:rStyle w:val="Hyperlink"/>
                <w:noProof/>
              </w:rPr>
              <w:t>Advertisements</w:t>
            </w:r>
            <w:r>
              <w:rPr>
                <w:noProof/>
                <w:webHidden/>
              </w:rPr>
              <w:tab/>
            </w:r>
            <w:r>
              <w:rPr>
                <w:noProof/>
                <w:webHidden/>
              </w:rPr>
              <w:fldChar w:fldCharType="begin"/>
            </w:r>
            <w:r>
              <w:rPr>
                <w:noProof/>
                <w:webHidden/>
              </w:rPr>
              <w:instrText xml:space="preserve"> PAGEREF _Toc500843464 \h </w:instrText>
            </w:r>
            <w:r>
              <w:rPr>
                <w:noProof/>
                <w:webHidden/>
              </w:rPr>
            </w:r>
            <w:r>
              <w:rPr>
                <w:noProof/>
                <w:webHidden/>
              </w:rPr>
              <w:fldChar w:fldCharType="separate"/>
            </w:r>
            <w:r>
              <w:rPr>
                <w:noProof/>
                <w:webHidden/>
              </w:rPr>
              <w:t>6</w:t>
            </w:r>
            <w:r>
              <w:rPr>
                <w:noProof/>
                <w:webHidden/>
              </w:rPr>
              <w:fldChar w:fldCharType="end"/>
            </w:r>
          </w:hyperlink>
        </w:p>
        <w:p w14:paraId="0E01C253" w14:textId="12472E7A" w:rsidR="003040FE" w:rsidRDefault="003040FE">
          <w:pPr>
            <w:pStyle w:val="TOC3"/>
            <w:tabs>
              <w:tab w:val="right" w:leader="dot" w:pos="9350"/>
            </w:tabs>
            <w:rPr>
              <w:rFonts w:eastAsiaTheme="minorEastAsia"/>
              <w:noProof/>
            </w:rPr>
          </w:pPr>
          <w:hyperlink w:anchor="_Toc500843465" w:history="1">
            <w:r w:rsidRPr="00BD75E5">
              <w:rPr>
                <w:rStyle w:val="Hyperlink"/>
                <w:noProof/>
              </w:rPr>
              <w:t>Paging with Geofencing</w:t>
            </w:r>
            <w:r>
              <w:rPr>
                <w:noProof/>
                <w:webHidden/>
              </w:rPr>
              <w:tab/>
            </w:r>
            <w:r>
              <w:rPr>
                <w:noProof/>
                <w:webHidden/>
              </w:rPr>
              <w:fldChar w:fldCharType="begin"/>
            </w:r>
            <w:r>
              <w:rPr>
                <w:noProof/>
                <w:webHidden/>
              </w:rPr>
              <w:instrText xml:space="preserve"> PAGEREF _Toc500843465 \h </w:instrText>
            </w:r>
            <w:r>
              <w:rPr>
                <w:noProof/>
                <w:webHidden/>
              </w:rPr>
            </w:r>
            <w:r>
              <w:rPr>
                <w:noProof/>
                <w:webHidden/>
              </w:rPr>
              <w:fldChar w:fldCharType="separate"/>
            </w:r>
            <w:r>
              <w:rPr>
                <w:noProof/>
                <w:webHidden/>
              </w:rPr>
              <w:t>6</w:t>
            </w:r>
            <w:r>
              <w:rPr>
                <w:noProof/>
                <w:webHidden/>
              </w:rPr>
              <w:fldChar w:fldCharType="end"/>
            </w:r>
          </w:hyperlink>
        </w:p>
        <w:p w14:paraId="7488A5F1" w14:textId="368EF46E" w:rsidR="003040FE" w:rsidRDefault="003040FE">
          <w:pPr>
            <w:pStyle w:val="TOC3"/>
            <w:tabs>
              <w:tab w:val="right" w:leader="dot" w:pos="9350"/>
            </w:tabs>
            <w:rPr>
              <w:rFonts w:eastAsiaTheme="minorEastAsia"/>
              <w:noProof/>
            </w:rPr>
          </w:pPr>
          <w:hyperlink w:anchor="_Toc500843466" w:history="1">
            <w:r w:rsidRPr="00BD75E5">
              <w:rPr>
                <w:rStyle w:val="Hyperlink"/>
                <w:noProof/>
              </w:rPr>
              <w:t>Weather Data</w:t>
            </w:r>
            <w:r>
              <w:rPr>
                <w:noProof/>
                <w:webHidden/>
              </w:rPr>
              <w:tab/>
            </w:r>
            <w:r>
              <w:rPr>
                <w:noProof/>
                <w:webHidden/>
              </w:rPr>
              <w:fldChar w:fldCharType="begin"/>
            </w:r>
            <w:r>
              <w:rPr>
                <w:noProof/>
                <w:webHidden/>
              </w:rPr>
              <w:instrText xml:space="preserve"> PAGEREF _Toc500843466 \h </w:instrText>
            </w:r>
            <w:r>
              <w:rPr>
                <w:noProof/>
                <w:webHidden/>
              </w:rPr>
            </w:r>
            <w:r>
              <w:rPr>
                <w:noProof/>
                <w:webHidden/>
              </w:rPr>
              <w:fldChar w:fldCharType="separate"/>
            </w:r>
            <w:r>
              <w:rPr>
                <w:noProof/>
                <w:webHidden/>
              </w:rPr>
              <w:t>7</w:t>
            </w:r>
            <w:r>
              <w:rPr>
                <w:noProof/>
                <w:webHidden/>
              </w:rPr>
              <w:fldChar w:fldCharType="end"/>
            </w:r>
          </w:hyperlink>
        </w:p>
        <w:p w14:paraId="39530CCE" w14:textId="5524E5F1" w:rsidR="003040FE" w:rsidRDefault="003040FE">
          <w:pPr>
            <w:pStyle w:val="TOC2"/>
            <w:tabs>
              <w:tab w:val="right" w:leader="dot" w:pos="9350"/>
            </w:tabs>
            <w:rPr>
              <w:rFonts w:eastAsiaTheme="minorEastAsia"/>
              <w:noProof/>
            </w:rPr>
          </w:pPr>
          <w:hyperlink w:anchor="_Toc500843467" w:history="1">
            <w:r w:rsidRPr="00BD75E5">
              <w:rPr>
                <w:rStyle w:val="Hyperlink"/>
                <w:noProof/>
              </w:rPr>
              <w:t>Software Development Life Cycle Diagrams</w:t>
            </w:r>
            <w:r>
              <w:rPr>
                <w:noProof/>
                <w:webHidden/>
              </w:rPr>
              <w:tab/>
            </w:r>
            <w:r>
              <w:rPr>
                <w:noProof/>
                <w:webHidden/>
              </w:rPr>
              <w:fldChar w:fldCharType="begin"/>
            </w:r>
            <w:r>
              <w:rPr>
                <w:noProof/>
                <w:webHidden/>
              </w:rPr>
              <w:instrText xml:space="preserve"> PAGEREF _Toc500843467 \h </w:instrText>
            </w:r>
            <w:r>
              <w:rPr>
                <w:noProof/>
                <w:webHidden/>
              </w:rPr>
            </w:r>
            <w:r>
              <w:rPr>
                <w:noProof/>
                <w:webHidden/>
              </w:rPr>
              <w:fldChar w:fldCharType="separate"/>
            </w:r>
            <w:r>
              <w:rPr>
                <w:noProof/>
                <w:webHidden/>
              </w:rPr>
              <w:t>7</w:t>
            </w:r>
            <w:r>
              <w:rPr>
                <w:noProof/>
                <w:webHidden/>
              </w:rPr>
              <w:fldChar w:fldCharType="end"/>
            </w:r>
          </w:hyperlink>
        </w:p>
        <w:p w14:paraId="421F1739" w14:textId="3DFFC527" w:rsidR="003040FE" w:rsidRDefault="003040FE">
          <w:pPr>
            <w:pStyle w:val="TOC3"/>
            <w:tabs>
              <w:tab w:val="right" w:leader="dot" w:pos="9350"/>
            </w:tabs>
            <w:rPr>
              <w:rFonts w:eastAsiaTheme="minorEastAsia"/>
              <w:noProof/>
            </w:rPr>
          </w:pPr>
          <w:hyperlink w:anchor="_Toc500843468" w:history="1">
            <w:r w:rsidRPr="00BD75E5">
              <w:rPr>
                <w:rStyle w:val="Hyperlink"/>
                <w:noProof/>
              </w:rPr>
              <w:t>Data Flow</w:t>
            </w:r>
            <w:r>
              <w:rPr>
                <w:noProof/>
                <w:webHidden/>
              </w:rPr>
              <w:tab/>
            </w:r>
            <w:r>
              <w:rPr>
                <w:noProof/>
                <w:webHidden/>
              </w:rPr>
              <w:fldChar w:fldCharType="begin"/>
            </w:r>
            <w:r>
              <w:rPr>
                <w:noProof/>
                <w:webHidden/>
              </w:rPr>
              <w:instrText xml:space="preserve"> PAGEREF _Toc500843468 \h </w:instrText>
            </w:r>
            <w:r>
              <w:rPr>
                <w:noProof/>
                <w:webHidden/>
              </w:rPr>
            </w:r>
            <w:r>
              <w:rPr>
                <w:noProof/>
                <w:webHidden/>
              </w:rPr>
              <w:fldChar w:fldCharType="separate"/>
            </w:r>
            <w:r>
              <w:rPr>
                <w:noProof/>
                <w:webHidden/>
              </w:rPr>
              <w:t>7</w:t>
            </w:r>
            <w:r>
              <w:rPr>
                <w:noProof/>
                <w:webHidden/>
              </w:rPr>
              <w:fldChar w:fldCharType="end"/>
            </w:r>
          </w:hyperlink>
        </w:p>
        <w:p w14:paraId="3DCABE1F" w14:textId="1911E4DC" w:rsidR="003040FE" w:rsidRDefault="003040FE">
          <w:pPr>
            <w:pStyle w:val="TOC3"/>
            <w:tabs>
              <w:tab w:val="right" w:leader="dot" w:pos="9350"/>
            </w:tabs>
            <w:rPr>
              <w:rFonts w:eastAsiaTheme="minorEastAsia"/>
              <w:noProof/>
            </w:rPr>
          </w:pPr>
          <w:hyperlink w:anchor="_Toc500843469" w:history="1">
            <w:r w:rsidRPr="00BD75E5">
              <w:rPr>
                <w:rStyle w:val="Hyperlink"/>
                <w:noProof/>
              </w:rPr>
              <w:t>State Transition</w:t>
            </w:r>
            <w:r>
              <w:rPr>
                <w:noProof/>
                <w:webHidden/>
              </w:rPr>
              <w:tab/>
            </w:r>
            <w:r>
              <w:rPr>
                <w:noProof/>
                <w:webHidden/>
              </w:rPr>
              <w:fldChar w:fldCharType="begin"/>
            </w:r>
            <w:r>
              <w:rPr>
                <w:noProof/>
                <w:webHidden/>
              </w:rPr>
              <w:instrText xml:space="preserve"> PAGEREF _Toc500843469 \h </w:instrText>
            </w:r>
            <w:r>
              <w:rPr>
                <w:noProof/>
                <w:webHidden/>
              </w:rPr>
            </w:r>
            <w:r>
              <w:rPr>
                <w:noProof/>
                <w:webHidden/>
              </w:rPr>
              <w:fldChar w:fldCharType="separate"/>
            </w:r>
            <w:r>
              <w:rPr>
                <w:noProof/>
                <w:webHidden/>
              </w:rPr>
              <w:t>9</w:t>
            </w:r>
            <w:r>
              <w:rPr>
                <w:noProof/>
                <w:webHidden/>
              </w:rPr>
              <w:fldChar w:fldCharType="end"/>
            </w:r>
          </w:hyperlink>
        </w:p>
        <w:p w14:paraId="25EC91FE" w14:textId="1B13FA7F" w:rsidR="003040FE" w:rsidRDefault="003040FE">
          <w:pPr>
            <w:pStyle w:val="TOC3"/>
            <w:tabs>
              <w:tab w:val="right" w:leader="dot" w:pos="9350"/>
            </w:tabs>
            <w:rPr>
              <w:rFonts w:eastAsiaTheme="minorEastAsia"/>
              <w:noProof/>
            </w:rPr>
          </w:pPr>
          <w:hyperlink w:anchor="_Toc500843470" w:history="1">
            <w:r w:rsidRPr="00BD75E5">
              <w:rPr>
                <w:rStyle w:val="Hyperlink"/>
                <w:noProof/>
              </w:rPr>
              <w:t>GUI Hierarchical Design Model</w:t>
            </w:r>
            <w:r>
              <w:rPr>
                <w:noProof/>
                <w:webHidden/>
              </w:rPr>
              <w:tab/>
            </w:r>
            <w:r>
              <w:rPr>
                <w:noProof/>
                <w:webHidden/>
              </w:rPr>
              <w:fldChar w:fldCharType="begin"/>
            </w:r>
            <w:r>
              <w:rPr>
                <w:noProof/>
                <w:webHidden/>
              </w:rPr>
              <w:instrText xml:space="preserve"> PAGEREF _Toc500843470 \h </w:instrText>
            </w:r>
            <w:r>
              <w:rPr>
                <w:noProof/>
                <w:webHidden/>
              </w:rPr>
            </w:r>
            <w:r>
              <w:rPr>
                <w:noProof/>
                <w:webHidden/>
              </w:rPr>
              <w:fldChar w:fldCharType="separate"/>
            </w:r>
            <w:r>
              <w:rPr>
                <w:noProof/>
                <w:webHidden/>
              </w:rPr>
              <w:t>10</w:t>
            </w:r>
            <w:r>
              <w:rPr>
                <w:noProof/>
                <w:webHidden/>
              </w:rPr>
              <w:fldChar w:fldCharType="end"/>
            </w:r>
          </w:hyperlink>
        </w:p>
        <w:p w14:paraId="7FA971DF" w14:textId="3B125C6A" w:rsidR="003040FE" w:rsidRDefault="003040FE">
          <w:pPr>
            <w:pStyle w:val="TOC1"/>
            <w:tabs>
              <w:tab w:val="right" w:leader="dot" w:pos="9350"/>
            </w:tabs>
            <w:rPr>
              <w:rFonts w:eastAsiaTheme="minorEastAsia"/>
              <w:noProof/>
            </w:rPr>
          </w:pPr>
          <w:hyperlink w:anchor="_Toc500843471" w:history="1">
            <w:r w:rsidRPr="00BD75E5">
              <w:rPr>
                <w:rStyle w:val="Hyperlink"/>
                <w:noProof/>
              </w:rPr>
              <w:t>Engineering Efforts Completed to Date</w:t>
            </w:r>
            <w:r>
              <w:rPr>
                <w:noProof/>
                <w:webHidden/>
              </w:rPr>
              <w:tab/>
            </w:r>
            <w:r>
              <w:rPr>
                <w:noProof/>
                <w:webHidden/>
              </w:rPr>
              <w:fldChar w:fldCharType="begin"/>
            </w:r>
            <w:r>
              <w:rPr>
                <w:noProof/>
                <w:webHidden/>
              </w:rPr>
              <w:instrText xml:space="preserve"> PAGEREF _Toc500843471 \h </w:instrText>
            </w:r>
            <w:r>
              <w:rPr>
                <w:noProof/>
                <w:webHidden/>
              </w:rPr>
            </w:r>
            <w:r>
              <w:rPr>
                <w:noProof/>
                <w:webHidden/>
              </w:rPr>
              <w:fldChar w:fldCharType="separate"/>
            </w:r>
            <w:r>
              <w:rPr>
                <w:noProof/>
                <w:webHidden/>
              </w:rPr>
              <w:t>10</w:t>
            </w:r>
            <w:r>
              <w:rPr>
                <w:noProof/>
                <w:webHidden/>
              </w:rPr>
              <w:fldChar w:fldCharType="end"/>
            </w:r>
          </w:hyperlink>
        </w:p>
        <w:p w14:paraId="2282657C" w14:textId="0750F270" w:rsidR="003040FE" w:rsidRDefault="003040FE">
          <w:pPr>
            <w:pStyle w:val="TOC1"/>
            <w:tabs>
              <w:tab w:val="right" w:leader="dot" w:pos="9350"/>
            </w:tabs>
            <w:rPr>
              <w:rFonts w:eastAsiaTheme="minorEastAsia"/>
              <w:noProof/>
            </w:rPr>
          </w:pPr>
          <w:hyperlink w:anchor="_Toc500843472" w:history="1">
            <w:r w:rsidRPr="00BD75E5">
              <w:rPr>
                <w:rStyle w:val="Hyperlink"/>
                <w:noProof/>
              </w:rPr>
              <w:t>Parts List</w:t>
            </w:r>
            <w:r>
              <w:rPr>
                <w:noProof/>
                <w:webHidden/>
              </w:rPr>
              <w:tab/>
            </w:r>
            <w:r>
              <w:rPr>
                <w:noProof/>
                <w:webHidden/>
              </w:rPr>
              <w:fldChar w:fldCharType="begin"/>
            </w:r>
            <w:r>
              <w:rPr>
                <w:noProof/>
                <w:webHidden/>
              </w:rPr>
              <w:instrText xml:space="preserve"> PAGEREF _Toc500843472 \h </w:instrText>
            </w:r>
            <w:r>
              <w:rPr>
                <w:noProof/>
                <w:webHidden/>
              </w:rPr>
            </w:r>
            <w:r>
              <w:rPr>
                <w:noProof/>
                <w:webHidden/>
              </w:rPr>
              <w:fldChar w:fldCharType="separate"/>
            </w:r>
            <w:r>
              <w:rPr>
                <w:noProof/>
                <w:webHidden/>
              </w:rPr>
              <w:t>11</w:t>
            </w:r>
            <w:r>
              <w:rPr>
                <w:noProof/>
                <w:webHidden/>
              </w:rPr>
              <w:fldChar w:fldCharType="end"/>
            </w:r>
          </w:hyperlink>
        </w:p>
        <w:p w14:paraId="7F7C080E" w14:textId="0F9B1B5E" w:rsidR="003040FE" w:rsidRDefault="003040FE">
          <w:pPr>
            <w:pStyle w:val="TOC1"/>
            <w:tabs>
              <w:tab w:val="right" w:leader="dot" w:pos="9350"/>
            </w:tabs>
            <w:rPr>
              <w:rFonts w:eastAsiaTheme="minorEastAsia"/>
              <w:noProof/>
            </w:rPr>
          </w:pPr>
          <w:hyperlink w:anchor="_Toc500843473" w:history="1">
            <w:r w:rsidRPr="00BD75E5">
              <w:rPr>
                <w:rStyle w:val="Hyperlink"/>
                <w:noProof/>
              </w:rPr>
              <w:t>Deliverables and Schedule</w:t>
            </w:r>
            <w:r>
              <w:rPr>
                <w:noProof/>
                <w:webHidden/>
              </w:rPr>
              <w:tab/>
            </w:r>
            <w:r>
              <w:rPr>
                <w:noProof/>
                <w:webHidden/>
              </w:rPr>
              <w:fldChar w:fldCharType="begin"/>
            </w:r>
            <w:r>
              <w:rPr>
                <w:noProof/>
                <w:webHidden/>
              </w:rPr>
              <w:instrText xml:space="preserve"> PAGEREF _Toc500843473 \h </w:instrText>
            </w:r>
            <w:r>
              <w:rPr>
                <w:noProof/>
                <w:webHidden/>
              </w:rPr>
            </w:r>
            <w:r>
              <w:rPr>
                <w:noProof/>
                <w:webHidden/>
              </w:rPr>
              <w:fldChar w:fldCharType="separate"/>
            </w:r>
            <w:r>
              <w:rPr>
                <w:noProof/>
                <w:webHidden/>
              </w:rPr>
              <w:t>12</w:t>
            </w:r>
            <w:r>
              <w:rPr>
                <w:noProof/>
                <w:webHidden/>
              </w:rPr>
              <w:fldChar w:fldCharType="end"/>
            </w:r>
          </w:hyperlink>
        </w:p>
        <w:p w14:paraId="544E0243" w14:textId="53BF38A1" w:rsidR="003040FE" w:rsidRDefault="003040FE">
          <w:pPr>
            <w:pStyle w:val="TOC2"/>
            <w:tabs>
              <w:tab w:val="right" w:leader="dot" w:pos="9350"/>
            </w:tabs>
            <w:rPr>
              <w:rFonts w:eastAsiaTheme="minorEastAsia"/>
              <w:noProof/>
            </w:rPr>
          </w:pPr>
          <w:hyperlink w:anchor="_Toc500843474" w:history="1">
            <w:r w:rsidRPr="00BD75E5">
              <w:rPr>
                <w:rStyle w:val="Hyperlink"/>
                <w:noProof/>
              </w:rPr>
              <w:t>Deliverables to Date</w:t>
            </w:r>
            <w:r>
              <w:rPr>
                <w:noProof/>
                <w:webHidden/>
              </w:rPr>
              <w:tab/>
            </w:r>
            <w:r>
              <w:rPr>
                <w:noProof/>
                <w:webHidden/>
              </w:rPr>
              <w:fldChar w:fldCharType="begin"/>
            </w:r>
            <w:r>
              <w:rPr>
                <w:noProof/>
                <w:webHidden/>
              </w:rPr>
              <w:instrText xml:space="preserve"> PAGEREF _Toc500843474 \h </w:instrText>
            </w:r>
            <w:r>
              <w:rPr>
                <w:noProof/>
                <w:webHidden/>
              </w:rPr>
            </w:r>
            <w:r>
              <w:rPr>
                <w:noProof/>
                <w:webHidden/>
              </w:rPr>
              <w:fldChar w:fldCharType="separate"/>
            </w:r>
            <w:r>
              <w:rPr>
                <w:noProof/>
                <w:webHidden/>
              </w:rPr>
              <w:t>12</w:t>
            </w:r>
            <w:r>
              <w:rPr>
                <w:noProof/>
                <w:webHidden/>
              </w:rPr>
              <w:fldChar w:fldCharType="end"/>
            </w:r>
          </w:hyperlink>
        </w:p>
        <w:p w14:paraId="4FB9A3DF" w14:textId="49D5265D" w:rsidR="003040FE" w:rsidRDefault="003040FE">
          <w:pPr>
            <w:pStyle w:val="TOC2"/>
            <w:tabs>
              <w:tab w:val="right" w:leader="dot" w:pos="9350"/>
            </w:tabs>
            <w:rPr>
              <w:rFonts w:eastAsiaTheme="minorEastAsia"/>
              <w:noProof/>
            </w:rPr>
          </w:pPr>
          <w:hyperlink w:anchor="_Toc500843475" w:history="1">
            <w:r w:rsidRPr="00BD75E5">
              <w:rPr>
                <w:rStyle w:val="Hyperlink"/>
                <w:noProof/>
              </w:rPr>
              <w:t>Schedule and Future Deadlines</w:t>
            </w:r>
            <w:r>
              <w:rPr>
                <w:noProof/>
                <w:webHidden/>
              </w:rPr>
              <w:tab/>
            </w:r>
            <w:r>
              <w:rPr>
                <w:noProof/>
                <w:webHidden/>
              </w:rPr>
              <w:fldChar w:fldCharType="begin"/>
            </w:r>
            <w:r>
              <w:rPr>
                <w:noProof/>
                <w:webHidden/>
              </w:rPr>
              <w:instrText xml:space="preserve"> PAGEREF _Toc500843475 \h </w:instrText>
            </w:r>
            <w:r>
              <w:rPr>
                <w:noProof/>
                <w:webHidden/>
              </w:rPr>
            </w:r>
            <w:r>
              <w:rPr>
                <w:noProof/>
                <w:webHidden/>
              </w:rPr>
              <w:fldChar w:fldCharType="separate"/>
            </w:r>
            <w:r>
              <w:rPr>
                <w:noProof/>
                <w:webHidden/>
              </w:rPr>
              <w:t>12</w:t>
            </w:r>
            <w:r>
              <w:rPr>
                <w:noProof/>
                <w:webHidden/>
              </w:rPr>
              <w:fldChar w:fldCharType="end"/>
            </w:r>
          </w:hyperlink>
        </w:p>
        <w:p w14:paraId="1FD0928E" w14:textId="6F552351" w:rsidR="003040FE" w:rsidRDefault="003040FE">
          <w:pPr>
            <w:pStyle w:val="TOC2"/>
            <w:tabs>
              <w:tab w:val="right" w:leader="dot" w:pos="9350"/>
            </w:tabs>
            <w:rPr>
              <w:rFonts w:eastAsiaTheme="minorEastAsia"/>
              <w:noProof/>
            </w:rPr>
          </w:pPr>
          <w:hyperlink w:anchor="_Toc500843476" w:history="1">
            <w:r w:rsidRPr="00BD75E5">
              <w:rPr>
                <w:rStyle w:val="Hyperlink"/>
                <w:noProof/>
              </w:rPr>
              <w:t>Division of Labor</w:t>
            </w:r>
            <w:r>
              <w:rPr>
                <w:noProof/>
                <w:webHidden/>
              </w:rPr>
              <w:tab/>
            </w:r>
            <w:r>
              <w:rPr>
                <w:noProof/>
                <w:webHidden/>
              </w:rPr>
              <w:fldChar w:fldCharType="begin"/>
            </w:r>
            <w:r>
              <w:rPr>
                <w:noProof/>
                <w:webHidden/>
              </w:rPr>
              <w:instrText xml:space="preserve"> PAGEREF _Toc500843476 \h </w:instrText>
            </w:r>
            <w:r>
              <w:rPr>
                <w:noProof/>
                <w:webHidden/>
              </w:rPr>
            </w:r>
            <w:r>
              <w:rPr>
                <w:noProof/>
                <w:webHidden/>
              </w:rPr>
              <w:fldChar w:fldCharType="separate"/>
            </w:r>
            <w:r>
              <w:rPr>
                <w:noProof/>
                <w:webHidden/>
              </w:rPr>
              <w:t>13</w:t>
            </w:r>
            <w:r>
              <w:rPr>
                <w:noProof/>
                <w:webHidden/>
              </w:rPr>
              <w:fldChar w:fldCharType="end"/>
            </w:r>
          </w:hyperlink>
        </w:p>
        <w:p w14:paraId="1F9324AF" w14:textId="4A001624" w:rsidR="003040FE" w:rsidRDefault="003040FE">
          <w:pPr>
            <w:pStyle w:val="TOC3"/>
            <w:tabs>
              <w:tab w:val="right" w:leader="dot" w:pos="9350"/>
            </w:tabs>
            <w:rPr>
              <w:rFonts w:eastAsiaTheme="minorEastAsia"/>
              <w:noProof/>
            </w:rPr>
          </w:pPr>
          <w:hyperlink w:anchor="_Toc500843477" w:history="1">
            <w:r w:rsidRPr="00BD75E5">
              <w:rPr>
                <w:rStyle w:val="Hyperlink"/>
                <w:noProof/>
              </w:rPr>
              <w:t>Nading</w:t>
            </w:r>
            <w:r>
              <w:rPr>
                <w:noProof/>
                <w:webHidden/>
              </w:rPr>
              <w:tab/>
            </w:r>
            <w:r>
              <w:rPr>
                <w:noProof/>
                <w:webHidden/>
              </w:rPr>
              <w:fldChar w:fldCharType="begin"/>
            </w:r>
            <w:r>
              <w:rPr>
                <w:noProof/>
                <w:webHidden/>
              </w:rPr>
              <w:instrText xml:space="preserve"> PAGEREF _Toc500843477 \h </w:instrText>
            </w:r>
            <w:r>
              <w:rPr>
                <w:noProof/>
                <w:webHidden/>
              </w:rPr>
            </w:r>
            <w:r>
              <w:rPr>
                <w:noProof/>
                <w:webHidden/>
              </w:rPr>
              <w:fldChar w:fldCharType="separate"/>
            </w:r>
            <w:r>
              <w:rPr>
                <w:noProof/>
                <w:webHidden/>
              </w:rPr>
              <w:t>13</w:t>
            </w:r>
            <w:r>
              <w:rPr>
                <w:noProof/>
                <w:webHidden/>
              </w:rPr>
              <w:fldChar w:fldCharType="end"/>
            </w:r>
          </w:hyperlink>
        </w:p>
        <w:p w14:paraId="6AF311E8" w14:textId="13E2AF95" w:rsidR="003040FE" w:rsidRDefault="003040FE">
          <w:pPr>
            <w:pStyle w:val="TOC3"/>
            <w:tabs>
              <w:tab w:val="right" w:leader="dot" w:pos="9350"/>
            </w:tabs>
            <w:rPr>
              <w:rFonts w:eastAsiaTheme="minorEastAsia"/>
              <w:noProof/>
            </w:rPr>
          </w:pPr>
          <w:hyperlink w:anchor="_Toc500843478" w:history="1">
            <w:r w:rsidRPr="00BD75E5">
              <w:rPr>
                <w:rStyle w:val="Hyperlink"/>
                <w:noProof/>
              </w:rPr>
              <w:t>Daszkiewicz</w:t>
            </w:r>
            <w:r>
              <w:rPr>
                <w:noProof/>
                <w:webHidden/>
              </w:rPr>
              <w:tab/>
            </w:r>
            <w:r>
              <w:rPr>
                <w:noProof/>
                <w:webHidden/>
              </w:rPr>
              <w:fldChar w:fldCharType="begin"/>
            </w:r>
            <w:r>
              <w:rPr>
                <w:noProof/>
                <w:webHidden/>
              </w:rPr>
              <w:instrText xml:space="preserve"> PAGEREF _Toc500843478 \h </w:instrText>
            </w:r>
            <w:r>
              <w:rPr>
                <w:noProof/>
                <w:webHidden/>
              </w:rPr>
            </w:r>
            <w:r>
              <w:rPr>
                <w:noProof/>
                <w:webHidden/>
              </w:rPr>
              <w:fldChar w:fldCharType="separate"/>
            </w:r>
            <w:r>
              <w:rPr>
                <w:noProof/>
                <w:webHidden/>
              </w:rPr>
              <w:t>13</w:t>
            </w:r>
            <w:r>
              <w:rPr>
                <w:noProof/>
                <w:webHidden/>
              </w:rPr>
              <w:fldChar w:fldCharType="end"/>
            </w:r>
          </w:hyperlink>
        </w:p>
        <w:p w14:paraId="0A02E44D" w14:textId="7D7D9A72" w:rsidR="003040FE" w:rsidRDefault="003040FE">
          <w:pPr>
            <w:pStyle w:val="TOC1"/>
            <w:tabs>
              <w:tab w:val="right" w:leader="dot" w:pos="9350"/>
            </w:tabs>
            <w:rPr>
              <w:rFonts w:eastAsiaTheme="minorEastAsia"/>
              <w:noProof/>
            </w:rPr>
          </w:pPr>
          <w:hyperlink w:anchor="_Toc500843479" w:history="1">
            <w:r w:rsidRPr="00BD75E5">
              <w:rPr>
                <w:rStyle w:val="Hyperlink"/>
                <w:noProof/>
              </w:rPr>
              <w:t>Discussion and Future Direction</w:t>
            </w:r>
            <w:r>
              <w:rPr>
                <w:noProof/>
                <w:webHidden/>
              </w:rPr>
              <w:tab/>
            </w:r>
            <w:r>
              <w:rPr>
                <w:noProof/>
                <w:webHidden/>
              </w:rPr>
              <w:fldChar w:fldCharType="begin"/>
            </w:r>
            <w:r>
              <w:rPr>
                <w:noProof/>
                <w:webHidden/>
              </w:rPr>
              <w:instrText xml:space="preserve"> PAGEREF _Toc500843479 \h </w:instrText>
            </w:r>
            <w:r>
              <w:rPr>
                <w:noProof/>
                <w:webHidden/>
              </w:rPr>
            </w:r>
            <w:r>
              <w:rPr>
                <w:noProof/>
                <w:webHidden/>
              </w:rPr>
              <w:fldChar w:fldCharType="separate"/>
            </w:r>
            <w:r>
              <w:rPr>
                <w:noProof/>
                <w:webHidden/>
              </w:rPr>
              <w:t>14</w:t>
            </w:r>
            <w:r>
              <w:rPr>
                <w:noProof/>
                <w:webHidden/>
              </w:rPr>
              <w:fldChar w:fldCharType="end"/>
            </w:r>
          </w:hyperlink>
        </w:p>
        <w:p w14:paraId="2BFD0A8E" w14:textId="27B81A12" w:rsidR="003040FE" w:rsidRDefault="003040FE">
          <w:pPr>
            <w:pStyle w:val="TOC1"/>
            <w:tabs>
              <w:tab w:val="right" w:leader="dot" w:pos="9350"/>
            </w:tabs>
            <w:rPr>
              <w:rFonts w:eastAsiaTheme="minorEastAsia"/>
              <w:noProof/>
            </w:rPr>
          </w:pPr>
          <w:hyperlink w:anchor="_Toc500843480" w:history="1">
            <w:r w:rsidRPr="00BD75E5">
              <w:rPr>
                <w:rStyle w:val="Hyperlink"/>
                <w:noProof/>
              </w:rPr>
              <w:t>Conclusion</w:t>
            </w:r>
            <w:r>
              <w:rPr>
                <w:noProof/>
                <w:webHidden/>
              </w:rPr>
              <w:tab/>
            </w:r>
            <w:r>
              <w:rPr>
                <w:noProof/>
                <w:webHidden/>
              </w:rPr>
              <w:fldChar w:fldCharType="begin"/>
            </w:r>
            <w:r>
              <w:rPr>
                <w:noProof/>
                <w:webHidden/>
              </w:rPr>
              <w:instrText xml:space="preserve"> PAGEREF _Toc500843480 \h </w:instrText>
            </w:r>
            <w:r>
              <w:rPr>
                <w:noProof/>
                <w:webHidden/>
              </w:rPr>
            </w:r>
            <w:r>
              <w:rPr>
                <w:noProof/>
                <w:webHidden/>
              </w:rPr>
              <w:fldChar w:fldCharType="separate"/>
            </w:r>
            <w:r>
              <w:rPr>
                <w:noProof/>
                <w:webHidden/>
              </w:rPr>
              <w:t>14</w:t>
            </w:r>
            <w:r>
              <w:rPr>
                <w:noProof/>
                <w:webHidden/>
              </w:rPr>
              <w:fldChar w:fldCharType="end"/>
            </w:r>
          </w:hyperlink>
        </w:p>
        <w:p w14:paraId="258AC659" w14:textId="2D4B0963" w:rsidR="003040FE" w:rsidRDefault="003040FE">
          <w:pPr>
            <w:pStyle w:val="TOC1"/>
            <w:tabs>
              <w:tab w:val="right" w:leader="dot" w:pos="9350"/>
            </w:tabs>
            <w:rPr>
              <w:rFonts w:eastAsiaTheme="minorEastAsia"/>
              <w:noProof/>
            </w:rPr>
          </w:pPr>
          <w:hyperlink w:anchor="_Toc500843481" w:history="1">
            <w:r w:rsidRPr="00BD75E5">
              <w:rPr>
                <w:rStyle w:val="Hyperlink"/>
                <w:noProof/>
              </w:rPr>
              <w:t>References</w:t>
            </w:r>
            <w:r>
              <w:rPr>
                <w:noProof/>
                <w:webHidden/>
              </w:rPr>
              <w:tab/>
            </w:r>
            <w:r>
              <w:rPr>
                <w:noProof/>
                <w:webHidden/>
              </w:rPr>
              <w:fldChar w:fldCharType="begin"/>
            </w:r>
            <w:r>
              <w:rPr>
                <w:noProof/>
                <w:webHidden/>
              </w:rPr>
              <w:instrText xml:space="preserve"> PAGEREF _Toc500843481 \h </w:instrText>
            </w:r>
            <w:r>
              <w:rPr>
                <w:noProof/>
                <w:webHidden/>
              </w:rPr>
            </w:r>
            <w:r>
              <w:rPr>
                <w:noProof/>
                <w:webHidden/>
              </w:rPr>
              <w:fldChar w:fldCharType="separate"/>
            </w:r>
            <w:r>
              <w:rPr>
                <w:noProof/>
                <w:webHidden/>
              </w:rPr>
              <w:t>15</w:t>
            </w:r>
            <w:r>
              <w:rPr>
                <w:noProof/>
                <w:webHidden/>
              </w:rPr>
              <w:fldChar w:fldCharType="end"/>
            </w:r>
          </w:hyperlink>
        </w:p>
        <w:p w14:paraId="57E8193A" w14:textId="3FFEDC58" w:rsidR="003040FE" w:rsidRDefault="003040FE">
          <w:pPr>
            <w:pStyle w:val="TOC1"/>
            <w:tabs>
              <w:tab w:val="right" w:leader="dot" w:pos="9350"/>
            </w:tabs>
            <w:rPr>
              <w:rFonts w:eastAsiaTheme="minorEastAsia"/>
              <w:noProof/>
            </w:rPr>
          </w:pPr>
          <w:hyperlink w:anchor="_Toc500843482" w:history="1">
            <w:r w:rsidRPr="00BD75E5">
              <w:rPr>
                <w:rStyle w:val="Hyperlink"/>
                <w:noProof/>
              </w:rPr>
              <w:t>Additional Readings</w:t>
            </w:r>
            <w:r>
              <w:rPr>
                <w:noProof/>
                <w:webHidden/>
              </w:rPr>
              <w:tab/>
            </w:r>
            <w:r>
              <w:rPr>
                <w:noProof/>
                <w:webHidden/>
              </w:rPr>
              <w:fldChar w:fldCharType="begin"/>
            </w:r>
            <w:r>
              <w:rPr>
                <w:noProof/>
                <w:webHidden/>
              </w:rPr>
              <w:instrText xml:space="preserve"> PAGEREF _Toc500843482 \h </w:instrText>
            </w:r>
            <w:r>
              <w:rPr>
                <w:noProof/>
                <w:webHidden/>
              </w:rPr>
            </w:r>
            <w:r>
              <w:rPr>
                <w:noProof/>
                <w:webHidden/>
              </w:rPr>
              <w:fldChar w:fldCharType="separate"/>
            </w:r>
            <w:r>
              <w:rPr>
                <w:noProof/>
                <w:webHidden/>
              </w:rPr>
              <w:t>16</w:t>
            </w:r>
            <w:r>
              <w:rPr>
                <w:noProof/>
                <w:webHidden/>
              </w:rPr>
              <w:fldChar w:fldCharType="end"/>
            </w:r>
          </w:hyperlink>
        </w:p>
        <w:p w14:paraId="51332758" w14:textId="090A7809" w:rsidR="00ED5A95" w:rsidRDefault="00ED5A95">
          <w:r>
            <w:rPr>
              <w:b/>
              <w:bCs/>
              <w:noProof/>
            </w:rPr>
            <w:fldChar w:fldCharType="end"/>
          </w:r>
        </w:p>
      </w:sdtContent>
    </w:sdt>
    <w:p w14:paraId="278A1B5C" w14:textId="77777777" w:rsidR="007C6A50" w:rsidRDefault="007C6A50" w:rsidP="00ED6ECE">
      <w:pPr>
        <w:sectPr w:rsidR="007C6A50" w:rsidSect="007C6A50">
          <w:footerReference w:type="default" r:id="rId12"/>
          <w:pgSz w:w="12240" w:h="15840"/>
          <w:pgMar w:top="1440" w:right="1440" w:bottom="1440" w:left="1440" w:header="720" w:footer="720" w:gutter="0"/>
          <w:pgNumType w:fmt="lowerRoman" w:start="1"/>
          <w:cols w:space="720"/>
          <w:titlePg/>
          <w:docGrid w:linePitch="360"/>
        </w:sectPr>
      </w:pPr>
    </w:p>
    <w:p w14:paraId="78485D0E" w14:textId="40E63EFE" w:rsidR="007C6A50" w:rsidRDefault="007C6A50" w:rsidP="007C6A50">
      <w:pPr>
        <w:pStyle w:val="Heading1"/>
      </w:pPr>
      <w:bookmarkStart w:id="5" w:name="_Toc500843445"/>
      <w:r>
        <w:lastRenderedPageBreak/>
        <w:t>Introduction</w:t>
      </w:r>
      <w:bookmarkEnd w:id="5"/>
    </w:p>
    <w:p w14:paraId="3CF3E4BA" w14:textId="1374B63D" w:rsidR="00C71CC4" w:rsidRDefault="00C71CC4" w:rsidP="00C71CC4">
      <w:pPr>
        <w:pStyle w:val="Heading2"/>
      </w:pPr>
      <w:bookmarkStart w:id="6" w:name="_Toc500843446"/>
      <w:r>
        <w:t>Description</w:t>
      </w:r>
      <w:bookmarkEnd w:id="6"/>
    </w:p>
    <w:p w14:paraId="0354D8A1" w14:textId="2869C532" w:rsidR="00C71CC4" w:rsidRPr="00C71CC4" w:rsidRDefault="00C71CC4" w:rsidP="00C71CC4">
      <w:pPr>
        <w:pStyle w:val="NoSpacing"/>
      </w:pPr>
      <w:r w:rsidRPr="00C71CC4">
        <w:t>A common problem arises in modern society in which ease of access has led to a tendency to put things off that are not readily accessible. It is for that purpose that we intend to expand upon the IoT Calendar Display begun last year by Mr. Jason Morris and Mr. Cole Lindeman. Their project brought ease of access to advising instructor Dr. Aleksander Malinowski and students trying to stay in touch via an Internet of Things display. This year, Dr. Mohammad Imtiaz expressed interest in having a display outside of his office as well. As opposed to simply installing a clone of the existing IoT Calendar, we are looking to create a new and improved version of</w:t>
      </w:r>
      <w:ins w:id="7" w:author="OlekMali" w:date="2017-11-30T10:56:00Z">
        <w:r w:rsidR="00F82DBB">
          <w:t xml:space="preserve"> the</w:t>
        </w:r>
      </w:ins>
      <w:r w:rsidRPr="00C71CC4">
        <w:t xml:space="preserve"> </w:t>
      </w:r>
      <w:r w:rsidRPr="00F82DBB">
        <w:rPr>
          <w:noProof/>
        </w:rPr>
        <w:t>software</w:t>
      </w:r>
      <w:r w:rsidRPr="00C71CC4">
        <w:t xml:space="preserve"> that can be ported to the existing hardware outside of Dr. Malinowski’s office as well new hardware installed near Dr. Imtiaz’s office.</w:t>
      </w:r>
    </w:p>
    <w:p w14:paraId="6907545B" w14:textId="77777777" w:rsidR="00C71CC4" w:rsidRPr="00C71CC4" w:rsidRDefault="00C71CC4" w:rsidP="00C71CC4">
      <w:pPr>
        <w:pStyle w:val="NoSpacing"/>
      </w:pPr>
    </w:p>
    <w:p w14:paraId="593C05EB" w14:textId="3843A029" w:rsidR="00C71CC4" w:rsidRPr="00C71CC4" w:rsidRDefault="00C71CC4" w:rsidP="00C71CC4">
      <w:pPr>
        <w:pStyle w:val="NoSpacing"/>
      </w:pPr>
      <w:r w:rsidRPr="00C71CC4">
        <w:t xml:space="preserve">The </w:t>
      </w:r>
      <w:del w:id="8" w:author="OlekMali" w:date="2017-11-30T10:56:00Z">
        <w:r w:rsidRPr="00C71CC4" w:rsidDel="00514F16">
          <w:delText xml:space="preserve">display’s </w:delText>
        </w:r>
      </w:del>
      <w:r w:rsidRPr="00C71CC4">
        <w:t xml:space="preserve">primary functionality </w:t>
      </w:r>
      <w:ins w:id="9" w:author="OlekMali" w:date="2017-11-30T10:55:00Z">
        <w:r w:rsidR="00514F16">
          <w:t xml:space="preserve">of the display </w:t>
        </w:r>
      </w:ins>
      <w:r w:rsidRPr="00C71CC4">
        <w:t xml:space="preserve">revolves around a Google calendar display pulled from Dr. Malinowski’s Google account. It is </w:t>
      </w:r>
      <w:commentRangeStart w:id="10"/>
      <w:r w:rsidRPr="00C71CC4">
        <w:t xml:space="preserve">a place </w:t>
      </w:r>
      <w:ins w:id="11" w:author="Benjamin Daszkiewicz" w:date="2017-11-30T19:36:00Z">
        <w:r w:rsidR="00CF1E95">
          <w:t xml:space="preserve">where </w:t>
        </w:r>
      </w:ins>
      <w:r w:rsidRPr="00C71CC4">
        <w:t xml:space="preserve">students </w:t>
      </w:r>
      <w:commentRangeEnd w:id="10"/>
      <w:r w:rsidR="00D2370D">
        <w:rPr>
          <w:rStyle w:val="CommentReference"/>
        </w:rPr>
        <w:commentReference w:id="10"/>
      </w:r>
      <w:r w:rsidRPr="00C71CC4">
        <w:t>can easily check up on his availability and office hours. In addition, the original project design featured a messaging platform with which students could send SMS and e-mail messages to Dr. Malinowski via the device. The professor was also able to upload a series of static images to the program that would display advertisements for upcoming courses.</w:t>
      </w:r>
    </w:p>
    <w:p w14:paraId="6EBBF790" w14:textId="77777777" w:rsidR="00C71CC4" w:rsidRPr="00C71CC4" w:rsidRDefault="00C71CC4" w:rsidP="00C71CC4">
      <w:pPr>
        <w:pStyle w:val="NoSpacing"/>
      </w:pPr>
    </w:p>
    <w:p w14:paraId="7F800C7C" w14:textId="72E563F9" w:rsidR="00C71CC4" w:rsidRDefault="00C71CC4" w:rsidP="00C71CC4">
      <w:pPr>
        <w:pStyle w:val="NoSpacing"/>
      </w:pPr>
      <w:r w:rsidRPr="00C71CC4">
        <w:t>Our goal is to take the original concept of the IoT Calendar and expand it into an IoT Information Display. The core functionality will remain, and some code will be salvaged and recycled from the original project’s GitHub tree. However, the vision for this project is to take the functional and make it run more smoothly, more streamlined, and implement additional features such as GPS geofencing to accent a paging feature that will result in minimal extraneous messages to the professor. We also intend to include a message feed system powered by Twitter’s API that will allow the professor to post instant updates and messages that are not convenient to deliver via the calendar.</w:t>
      </w:r>
    </w:p>
    <w:p w14:paraId="65394496" w14:textId="77777777" w:rsidR="00C71CC4" w:rsidRDefault="00C71CC4" w:rsidP="00C71CC4">
      <w:pPr>
        <w:pStyle w:val="NoSpacing"/>
      </w:pPr>
    </w:p>
    <w:p w14:paraId="40DBCB26" w14:textId="6B272BFF" w:rsidR="00C71CC4" w:rsidRDefault="00C71CC4" w:rsidP="00C71CC4">
      <w:pPr>
        <w:pStyle w:val="Heading2"/>
      </w:pPr>
      <w:bookmarkStart w:id="12" w:name="_Toc500843447"/>
      <w:r>
        <w:t>Scope</w:t>
      </w:r>
      <w:bookmarkEnd w:id="12"/>
    </w:p>
    <w:p w14:paraId="58CFB5C5" w14:textId="12237E40" w:rsidR="00C71CC4" w:rsidRDefault="00C71CC4" w:rsidP="00C71CC4">
      <w:pPr>
        <w:pStyle w:val="NoSpacing"/>
      </w:pPr>
      <w:r w:rsidRPr="00C71CC4">
        <w:t xml:space="preserve">The scope of the </w:t>
      </w:r>
      <w:r w:rsidRPr="00F82DBB">
        <w:rPr>
          <w:noProof/>
        </w:rPr>
        <w:t>project</w:t>
      </w:r>
      <w:ins w:id="13" w:author="OlekMali" w:date="2017-11-30T10:58:00Z">
        <w:r w:rsidR="00F82DBB">
          <w:rPr>
            <w:noProof/>
          </w:rPr>
          <w:t>, as it stands,</w:t>
        </w:r>
      </w:ins>
      <w:del w:id="14" w:author="OlekMali" w:date="2017-11-30T10:58:00Z">
        <w:r w:rsidRPr="00F82DBB" w:rsidDel="00F82DBB">
          <w:rPr>
            <w:noProof/>
          </w:rPr>
          <w:delText xml:space="preserve"> as it stands</w:delText>
        </w:r>
      </w:del>
      <w:r w:rsidRPr="00C71CC4">
        <w:t xml:space="preserve"> </w:t>
      </w:r>
      <w:r w:rsidRPr="00F82DBB">
        <w:rPr>
          <w:noProof/>
        </w:rPr>
        <w:t>is in</w:t>
      </w:r>
      <w:r w:rsidRPr="00C71CC4">
        <w:t xml:space="preserve"> a set of minimum functionality requirements laid out by Dr. Malinowski. Completion of these requirements by the beginning of May 2018 is the objective of the project and incremental goals will be laid out in subsequent sections of this document. In addition to the minimum functionality requirements, there is a set of features that may be implemented by future groups, or may be implemented should </w:t>
      </w:r>
      <w:commentRangeStart w:id="15"/>
      <w:r w:rsidRPr="00C71CC4">
        <w:t>required</w:t>
      </w:r>
      <w:commentRangeEnd w:id="15"/>
      <w:r w:rsidR="00D2370D">
        <w:rPr>
          <w:rStyle w:val="CommentReference"/>
        </w:rPr>
        <w:commentReference w:id="15"/>
      </w:r>
      <w:r w:rsidRPr="00C71CC4">
        <w:t xml:space="preserve"> functionality be completed prior to the May deadline.</w:t>
      </w:r>
    </w:p>
    <w:p w14:paraId="6480A143" w14:textId="5BB3AC56" w:rsidR="00C71CC4" w:rsidRDefault="00C71CC4" w:rsidP="00C71CC4">
      <w:pPr>
        <w:pStyle w:val="Heading1"/>
      </w:pPr>
      <w:bookmarkStart w:id="16" w:name="_Toc500843448"/>
      <w:r>
        <w:t>Functionality Requirements</w:t>
      </w:r>
      <w:bookmarkEnd w:id="16"/>
    </w:p>
    <w:p w14:paraId="4AA4855F" w14:textId="77777777" w:rsidR="00C71CC4" w:rsidRDefault="00C71CC4" w:rsidP="00C71CC4">
      <w:pPr>
        <w:pStyle w:val="NoSpacing"/>
      </w:pPr>
      <w:r>
        <w:t>The finished IoT information display will include the following:</w:t>
      </w:r>
    </w:p>
    <w:p w14:paraId="249D7477" w14:textId="77777777" w:rsidR="00C71CC4" w:rsidRDefault="00C71CC4" w:rsidP="00C71CC4">
      <w:pPr>
        <w:pStyle w:val="NoSpacing"/>
        <w:numPr>
          <w:ilvl w:val="0"/>
          <w:numId w:val="2"/>
        </w:numPr>
      </w:pPr>
      <w:r>
        <w:t>Daily calendar data</w:t>
      </w:r>
    </w:p>
    <w:p w14:paraId="4789C2BC" w14:textId="77777777" w:rsidR="00C71CC4" w:rsidRDefault="00C71CC4" w:rsidP="00C71CC4">
      <w:pPr>
        <w:pStyle w:val="NoSpacing"/>
        <w:numPr>
          <w:ilvl w:val="1"/>
          <w:numId w:val="2"/>
        </w:numPr>
      </w:pPr>
      <w:r>
        <w:t>Display will show professor’s schedule, synchronized automatically from their Google account</w:t>
      </w:r>
    </w:p>
    <w:p w14:paraId="0B008768" w14:textId="77777777" w:rsidR="00C71CC4" w:rsidRDefault="00C71CC4" w:rsidP="00C71CC4">
      <w:pPr>
        <w:pStyle w:val="NoSpacing"/>
        <w:numPr>
          <w:ilvl w:val="0"/>
          <w:numId w:val="2"/>
        </w:numPr>
      </w:pPr>
      <w:r>
        <w:t>Short memos or announcements including an urgent announcement feature</w:t>
      </w:r>
    </w:p>
    <w:p w14:paraId="2E5763D8" w14:textId="77777777" w:rsidR="00C71CC4" w:rsidRDefault="00C71CC4" w:rsidP="00C71CC4">
      <w:pPr>
        <w:pStyle w:val="NoSpacing"/>
        <w:numPr>
          <w:ilvl w:val="1"/>
          <w:numId w:val="2"/>
        </w:numPr>
      </w:pPr>
      <w:r>
        <w:t>Professor will be able to easily publish announcements to the display remotely from their personal device</w:t>
      </w:r>
    </w:p>
    <w:p w14:paraId="699E1EBF" w14:textId="77777777" w:rsidR="00C71CC4" w:rsidRDefault="00C71CC4" w:rsidP="00C71CC4">
      <w:pPr>
        <w:pStyle w:val="NoSpacing"/>
        <w:numPr>
          <w:ilvl w:val="0"/>
          <w:numId w:val="2"/>
        </w:numPr>
      </w:pPr>
      <w:r>
        <w:t>Advertisements for the courses taught be the calendar owner</w:t>
      </w:r>
    </w:p>
    <w:p w14:paraId="720E77F3" w14:textId="4C338D4B" w:rsidR="00C71CC4" w:rsidRDefault="00C71CC4" w:rsidP="00C71CC4">
      <w:pPr>
        <w:pStyle w:val="NoSpacing"/>
        <w:numPr>
          <w:ilvl w:val="1"/>
          <w:numId w:val="2"/>
        </w:numPr>
      </w:pPr>
      <w:r>
        <w:t xml:space="preserve">Display will contain automatic timeout feature that displays relevant course advertisements when </w:t>
      </w:r>
      <w:ins w:id="17" w:author="OlekMali" w:date="2017-11-30T10:59:00Z">
        <w:r w:rsidR="00F82DBB">
          <w:t xml:space="preserve">its </w:t>
        </w:r>
      </w:ins>
      <w:r w:rsidRPr="00F82DBB">
        <w:rPr>
          <w:noProof/>
        </w:rPr>
        <w:t>other</w:t>
      </w:r>
      <w:r>
        <w:t xml:space="preserve"> </w:t>
      </w:r>
      <w:r w:rsidRPr="00F82DBB">
        <w:rPr>
          <w:noProof/>
        </w:rPr>
        <w:t>function</w:t>
      </w:r>
      <w:ins w:id="18" w:author="OlekMali" w:date="2017-11-30T10:59:00Z">
        <w:r w:rsidR="00F82DBB">
          <w:rPr>
            <w:noProof/>
          </w:rPr>
          <w:t>s</w:t>
        </w:r>
      </w:ins>
      <w:del w:id="19" w:author="OlekMali" w:date="2017-11-30T10:58:00Z">
        <w:r w:rsidRPr="00F82DBB" w:rsidDel="00F82DBB">
          <w:rPr>
            <w:noProof/>
          </w:rPr>
          <w:delText>ality</w:delText>
        </w:r>
      </w:del>
      <w:r>
        <w:t xml:space="preserve"> </w:t>
      </w:r>
      <w:ins w:id="20" w:author="OlekMali" w:date="2017-11-30T10:59:00Z">
        <w:r w:rsidR="00F82DBB">
          <w:t>are</w:t>
        </w:r>
      </w:ins>
      <w:del w:id="21" w:author="OlekMali" w:date="2017-11-30T10:59:00Z">
        <w:r w:rsidDel="00F82DBB">
          <w:delText>is</w:delText>
        </w:r>
      </w:del>
      <w:r>
        <w:t xml:space="preserve"> not in use</w:t>
      </w:r>
    </w:p>
    <w:p w14:paraId="301C9B11" w14:textId="77777777" w:rsidR="00C71CC4" w:rsidRDefault="00C71CC4" w:rsidP="00C71CC4">
      <w:pPr>
        <w:pStyle w:val="NoSpacing"/>
        <w:numPr>
          <w:ilvl w:val="1"/>
          <w:numId w:val="2"/>
        </w:numPr>
      </w:pPr>
      <w:r>
        <w:t>Device will wake from advertisement timeout when engaged by a user</w:t>
      </w:r>
    </w:p>
    <w:p w14:paraId="5475A355" w14:textId="77777777" w:rsidR="00C71CC4" w:rsidRDefault="00C71CC4" w:rsidP="00C71CC4">
      <w:pPr>
        <w:pStyle w:val="NoSpacing"/>
        <w:numPr>
          <w:ilvl w:val="1"/>
          <w:numId w:val="2"/>
        </w:numPr>
      </w:pPr>
      <w:r>
        <w:t>Advertisements will also be available on demand from the home screen</w:t>
      </w:r>
    </w:p>
    <w:p w14:paraId="4007CAA5" w14:textId="77777777" w:rsidR="00C71CC4" w:rsidRDefault="00C71CC4" w:rsidP="00C71CC4">
      <w:pPr>
        <w:pStyle w:val="NoSpacing"/>
        <w:numPr>
          <w:ilvl w:val="0"/>
          <w:numId w:val="2"/>
        </w:numPr>
      </w:pPr>
      <w:r>
        <w:lastRenderedPageBreak/>
        <w:t>Paging function based on geofencing</w:t>
      </w:r>
    </w:p>
    <w:p w14:paraId="05F602D2" w14:textId="77777777" w:rsidR="00C71CC4" w:rsidRDefault="00C71CC4" w:rsidP="00C71CC4">
      <w:pPr>
        <w:pStyle w:val="NoSpacing"/>
        <w:numPr>
          <w:ilvl w:val="1"/>
          <w:numId w:val="2"/>
        </w:numPr>
      </w:pPr>
      <w:r>
        <w:t>A server will receive GPS data from the professor’s personal device (cell phone) to detect their location and cross-reference it with geofence points as well as the calendar</w:t>
      </w:r>
    </w:p>
    <w:p w14:paraId="49D6F4D3" w14:textId="77777777" w:rsidR="00C71CC4" w:rsidRDefault="00C71CC4" w:rsidP="00C71CC4">
      <w:pPr>
        <w:pStyle w:val="NoSpacing"/>
        <w:numPr>
          <w:ilvl w:val="1"/>
          <w:numId w:val="2"/>
        </w:numPr>
      </w:pPr>
      <w:r>
        <w:t>Paging button will send message to professor’s cell phone via SMS if they are within the building and available for meetings or office hours</w:t>
      </w:r>
    </w:p>
    <w:p w14:paraId="567B27E1" w14:textId="77777777" w:rsidR="00C71CC4" w:rsidRDefault="00C71CC4" w:rsidP="00C71CC4">
      <w:pPr>
        <w:pStyle w:val="NoSpacing"/>
        <w:numPr>
          <w:ilvl w:val="0"/>
          <w:numId w:val="2"/>
        </w:numPr>
      </w:pPr>
      <w:r>
        <w:t>Current and forecast weather data</w:t>
      </w:r>
    </w:p>
    <w:p w14:paraId="16E73603" w14:textId="07A33727" w:rsidR="00C71CC4" w:rsidRDefault="00C71CC4" w:rsidP="00C71CC4">
      <w:pPr>
        <w:pStyle w:val="NoSpacing"/>
        <w:numPr>
          <w:ilvl w:val="1"/>
          <w:numId w:val="2"/>
        </w:numPr>
      </w:pPr>
      <w:r>
        <w:t>Display users will be able to access current and future local weather data and radar maps</w:t>
      </w:r>
    </w:p>
    <w:p w14:paraId="1B877A95" w14:textId="6571DFD3" w:rsidR="00C71CC4" w:rsidRDefault="00C71CC4" w:rsidP="00C71CC4">
      <w:pPr>
        <w:pStyle w:val="NoSpacing"/>
      </w:pPr>
    </w:p>
    <w:p w14:paraId="5CA49B1C" w14:textId="77777777" w:rsidR="00C71CC4" w:rsidRDefault="00C71CC4" w:rsidP="00C71CC4">
      <w:pPr>
        <w:pStyle w:val="NoSpacing"/>
      </w:pPr>
    </w:p>
    <w:p w14:paraId="548032F0" w14:textId="60F25E27" w:rsidR="00C71CC4" w:rsidRDefault="00C71CC4" w:rsidP="00C71CC4">
      <w:pPr>
        <w:pStyle w:val="Heading2"/>
      </w:pPr>
      <w:bookmarkStart w:id="22" w:name="_Toc500843449"/>
      <w:r>
        <w:t>Additional Functionality</w:t>
      </w:r>
      <w:bookmarkEnd w:id="22"/>
    </w:p>
    <w:p w14:paraId="4D12ECFD" w14:textId="4665D0E4" w:rsidR="00C71CC4" w:rsidRPr="00C71CC4" w:rsidRDefault="00C71CC4" w:rsidP="00C71CC4">
      <w:pPr>
        <w:pStyle w:val="NoSpacing"/>
      </w:pPr>
      <w:r w:rsidRPr="00C71CC4">
        <w:t>While it is outside of the scope of the current project, it is worth mentioning that other ideas for the IoT Display have been discussed and requested by Dr. Malinowski and Dr. Imtiaz. Future direction for the project is discussed in detail</w:t>
      </w:r>
      <w:r>
        <w:t>.</w:t>
      </w:r>
    </w:p>
    <w:p w14:paraId="6A37AB7F" w14:textId="4D2E45F8" w:rsidR="007C6A50" w:rsidRDefault="007C6A50" w:rsidP="007C6A50">
      <w:pPr>
        <w:pStyle w:val="Heading1"/>
      </w:pPr>
      <w:bookmarkStart w:id="23" w:name="_Toc500843450"/>
      <w:r>
        <w:t>Review of Literature</w:t>
      </w:r>
      <w:r w:rsidR="00E772B1">
        <w:t>,</w:t>
      </w:r>
      <w:r>
        <w:t xml:space="preserve"> Prior Work</w:t>
      </w:r>
      <w:r w:rsidR="00E772B1">
        <w:t>, and Research</w:t>
      </w:r>
      <w:bookmarkEnd w:id="23"/>
    </w:p>
    <w:p w14:paraId="4CF77C56" w14:textId="673C5752" w:rsidR="00344280" w:rsidRPr="00344280" w:rsidRDefault="00344280" w:rsidP="00344280">
      <w:pPr>
        <w:pStyle w:val="NoSpacing"/>
      </w:pPr>
      <w:r w:rsidRPr="00344280">
        <w:t xml:space="preserve">From the prior project development team, the main focus of the IoT Information Management Display is mostly the same as what it is now. Currently, the subsystems are extended to have more applications as well as including more program application aspects. Based on the previous iteration of the development of the project, the focus entailed a </w:t>
      </w:r>
      <w:r w:rsidRPr="00F82DBB">
        <w:rPr>
          <w:noProof/>
        </w:rPr>
        <w:t>wall</w:t>
      </w:r>
      <w:ins w:id="24" w:author="OlekMali" w:date="2017-11-30T11:00:00Z">
        <w:r w:rsidR="00F82DBB">
          <w:rPr>
            <w:noProof/>
          </w:rPr>
          <w:t>-</w:t>
        </w:r>
      </w:ins>
      <w:del w:id="25" w:author="OlekMali" w:date="2017-11-30T11:00:00Z">
        <w:r w:rsidRPr="00F82DBB" w:rsidDel="00F82DBB">
          <w:rPr>
            <w:noProof/>
          </w:rPr>
          <w:delText xml:space="preserve"> </w:delText>
        </w:r>
      </w:del>
      <w:r w:rsidRPr="00F82DBB">
        <w:rPr>
          <w:noProof/>
        </w:rPr>
        <w:t>mounted</w:t>
      </w:r>
      <w:r w:rsidRPr="00344280">
        <w:t xml:space="preserve"> smart calendar, interface with </w:t>
      </w:r>
      <w:r w:rsidRPr="00AE38E1">
        <w:rPr>
          <w:noProof/>
        </w:rPr>
        <w:t>sensor</w:t>
      </w:r>
      <w:ins w:id="26" w:author="OlekMali" w:date="2017-11-30T11:00:00Z">
        <w:r w:rsidR="00F82DBB" w:rsidRPr="00F82DBB">
          <w:rPr>
            <w:noProof/>
            <w:rPrChange w:id="27" w:author="OlekMali" w:date="2017-11-30T11:05:00Z">
              <w:rPr>
                <w:noProof/>
                <w:u w:val="thick" w:color="28B473"/>
              </w:rPr>
            </w:rPrChange>
          </w:rPr>
          <w:t>s</w:t>
        </w:r>
      </w:ins>
      <w:r w:rsidRPr="00344280">
        <w:t xml:space="preserve">, and communication with the internet. </w:t>
      </w:r>
      <w:del w:id="28" w:author="OlekMali" w:date="2017-11-30T11:04:00Z">
        <w:r w:rsidRPr="00344280" w:rsidDel="00F82DBB">
          <w:delText>The wall mount is a baseline factor in the project</w:delText>
        </w:r>
      </w:del>
      <w:del w:id="29" w:author="OlekMali" w:date="2017-11-30T11:03:00Z">
        <w:r w:rsidRPr="00344280" w:rsidDel="00F82DBB">
          <w:delText xml:space="preserve"> today</w:delText>
        </w:r>
      </w:del>
      <w:del w:id="30" w:author="OlekMali" w:date="2017-11-30T11:04:00Z">
        <w:r w:rsidRPr="00344280" w:rsidDel="00F82DBB">
          <w:delText xml:space="preserve">. </w:delText>
        </w:r>
      </w:del>
      <w:r w:rsidRPr="00344280">
        <w:t xml:space="preserve">The current iterations include displaying advertisements and calendar information to passing by people, allowing users to leave messages, and access to </w:t>
      </w:r>
      <w:ins w:id="31" w:author="OlekMali" w:date="2017-11-30T11:04:00Z">
        <w:r w:rsidR="00F82DBB">
          <w:t xml:space="preserve">a </w:t>
        </w:r>
      </w:ins>
      <w:r w:rsidRPr="00344280">
        <w:t>professor’s announcements. The focus of sensor interface was left somewhat unexpanded on the current iteration of the project. The advancement of this goal previously didn’t get as developed and stable as originally intended. Therefore, a few of these features are disabled to allow</w:t>
      </w:r>
      <w:ins w:id="32" w:author="OlekMali" w:date="2017-11-30T11:05:00Z">
        <w:r w:rsidR="00F82DBB">
          <w:t xml:space="preserve"> the</w:t>
        </w:r>
      </w:ins>
      <w:r w:rsidRPr="00344280">
        <w:t xml:space="preserve"> </w:t>
      </w:r>
      <w:r w:rsidRPr="00F82DBB">
        <w:rPr>
          <w:noProof/>
        </w:rPr>
        <w:t>better</w:t>
      </w:r>
      <w:r w:rsidRPr="00344280">
        <w:t xml:space="preserve"> </w:t>
      </w:r>
      <w:r w:rsidRPr="00F82DBB">
        <w:rPr>
          <w:noProof/>
        </w:rPr>
        <w:t xml:space="preserve">functionality </w:t>
      </w:r>
      <w:del w:id="33" w:author="OlekMali" w:date="2017-11-30T11:04:00Z">
        <w:r w:rsidRPr="00F82DBB" w:rsidDel="00F82DBB">
          <w:rPr>
            <w:noProof/>
          </w:rPr>
          <w:delText>with</w:delText>
        </w:r>
        <w:r w:rsidRPr="00344280" w:rsidDel="00F82DBB">
          <w:delText xml:space="preserve"> </w:delText>
        </w:r>
      </w:del>
      <w:ins w:id="34" w:author="OlekMali" w:date="2017-11-30T11:04:00Z">
        <w:r w:rsidR="00F82DBB">
          <w:rPr>
            <w:noProof/>
          </w:rPr>
          <w:t>of</w:t>
        </w:r>
        <w:r w:rsidR="00F82DBB" w:rsidRPr="00344280">
          <w:t xml:space="preserve"> </w:t>
        </w:r>
      </w:ins>
      <w:r w:rsidRPr="00344280">
        <w:t xml:space="preserve">the device. Communication with the </w:t>
      </w:r>
      <w:del w:id="35" w:author="OlekMali" w:date="2017-11-30T11:05:00Z">
        <w:r w:rsidRPr="00344280" w:rsidDel="00F82DBB">
          <w:delText xml:space="preserve">internet </w:delText>
        </w:r>
      </w:del>
      <w:ins w:id="36" w:author="OlekMali" w:date="2017-11-30T11:05:00Z">
        <w:r w:rsidR="00F82DBB">
          <w:t>I</w:t>
        </w:r>
        <w:r w:rsidR="00F82DBB" w:rsidRPr="00344280">
          <w:t xml:space="preserve">nternet </w:t>
        </w:r>
      </w:ins>
      <w:r w:rsidRPr="00344280">
        <w:t xml:space="preserve">is essential to how it </w:t>
      </w:r>
      <w:r w:rsidRPr="00F82DBB">
        <w:rPr>
          <w:noProof/>
        </w:rPr>
        <w:t>works</w:t>
      </w:r>
      <w:del w:id="37" w:author="OlekMali" w:date="2017-11-30T11:05:00Z">
        <w:r w:rsidRPr="00F82DBB" w:rsidDel="00F82DBB">
          <w:rPr>
            <w:noProof/>
          </w:rPr>
          <w:delText>,</w:delText>
        </w:r>
      </w:del>
      <w:r w:rsidRPr="00344280">
        <w:t xml:space="preserve"> and is a currently well-developed process in the iteration today.</w:t>
      </w:r>
    </w:p>
    <w:p w14:paraId="4D69C3C3" w14:textId="77777777" w:rsidR="00344280" w:rsidRPr="00344280" w:rsidRDefault="00344280" w:rsidP="00344280">
      <w:pPr>
        <w:pStyle w:val="NoSpacing"/>
      </w:pPr>
    </w:p>
    <w:p w14:paraId="02BB2524" w14:textId="2F07AC96" w:rsidR="00344280" w:rsidRDefault="00344280" w:rsidP="00344280">
      <w:pPr>
        <w:pStyle w:val="NoSpacing"/>
      </w:pPr>
      <w:r w:rsidRPr="00344280">
        <w:t xml:space="preserve">The past development team also did a bit of research on two devices that were similar to the aspects they were looking for in designing the project. </w:t>
      </w:r>
      <w:r w:rsidRPr="00AE38E1">
        <w:rPr>
          <w:noProof/>
        </w:rPr>
        <w:t>They</w:t>
      </w:r>
      <w:r w:rsidRPr="00344280">
        <w:t xml:space="preserve"> </w:t>
      </w:r>
      <w:r w:rsidRPr="00AE38E1">
        <w:rPr>
          <w:noProof/>
        </w:rPr>
        <w:t>more</w:t>
      </w:r>
      <w:ins w:id="38" w:author="OlekMali" w:date="2017-11-30T11:06:00Z">
        <w:r w:rsidR="00AE38E1" w:rsidRPr="00AE38E1">
          <w:rPr>
            <w:noProof/>
            <w:rPrChange w:id="39" w:author="OlekMali" w:date="2017-11-30T11:06:00Z">
              <w:rPr>
                <w:noProof/>
                <w:u w:val="thick" w:color="E2534F"/>
                <w:shd w:val="clear" w:color="auto" w:fill="FECEBF"/>
              </w:rPr>
            </w:rPrChange>
          </w:rPr>
          <w:t xml:space="preserve"> </w:t>
        </w:r>
      </w:ins>
      <w:r w:rsidRPr="00AE38E1">
        <w:rPr>
          <w:noProof/>
        </w:rPr>
        <w:t>so</w:t>
      </w:r>
      <w:r w:rsidRPr="00344280">
        <w:t xml:space="preserve"> fe</w:t>
      </w:r>
      <w:del w:id="40" w:author="OlekMali" w:date="2017-11-30T11:11:00Z">
        <w:r w:rsidRPr="00344280" w:rsidDel="00AE38E1">
          <w:delText>e</w:delText>
        </w:r>
      </w:del>
      <w:r w:rsidRPr="00344280">
        <w:t>l</w:t>
      </w:r>
      <w:ins w:id="41" w:author="OlekMali" w:date="2017-11-30T11:11:00Z">
        <w:r w:rsidR="00AE38E1">
          <w:t>t</w:t>
        </w:r>
      </w:ins>
      <w:r w:rsidRPr="00344280">
        <w:t xml:space="preserve"> like an even greater idea for the more updated and advanced project ideas and thoughts that are ongoing today. A device, the </w:t>
      </w:r>
      <w:r w:rsidRPr="00AE38E1">
        <w:rPr>
          <w:noProof/>
        </w:rPr>
        <w:t>DAKboard</w:t>
      </w:r>
      <w:r w:rsidRPr="00344280">
        <w:t xml:space="preserve">, is very similar to the eye-appealing aspect that the current project wants to incorporate. It consists of a customizable wall display that can also show pictures, calendar </w:t>
      </w:r>
      <w:r w:rsidRPr="00AE38E1">
        <w:rPr>
          <w:noProof/>
        </w:rPr>
        <w:t>events</w:t>
      </w:r>
      <w:ins w:id="42" w:author="OlekMali" w:date="2017-11-30T11:12:00Z">
        <w:r w:rsidR="00AE38E1">
          <w:rPr>
            <w:noProof/>
          </w:rPr>
          <w:t>,</w:t>
        </w:r>
      </w:ins>
      <w:r w:rsidRPr="00344280">
        <w:t xml:space="preserve"> and weather. Some of these concepts are very similar to what is wanted today; a customizable interface where a user can decide what they want to be synchronized and displayed in an easy-to-read format. Additionally, in the </w:t>
      </w:r>
      <w:r w:rsidRPr="00AE38E1">
        <w:rPr>
          <w:noProof/>
        </w:rPr>
        <w:t>DAKboard</w:t>
      </w:r>
      <w:r w:rsidRPr="00344280">
        <w:t xml:space="preserve"> design, everything is done through a web interface, which is the direct design of the IoT Information Management Display currently. There is also another previously researched display, the Raspberry Pi Framed Informational Display, that specifically uses a Raspberry Pi for the whole interface. It displays a Google calendar along with local weather data, which is already incorporated in the current iteration of the project. This display, </w:t>
      </w:r>
      <w:del w:id="43" w:author="OlekMali" w:date="2017-11-30T11:12:00Z">
        <w:r w:rsidRPr="00344280" w:rsidDel="00AE38E1">
          <w:delText>with</w:delText>
        </w:r>
      </w:del>
      <w:ins w:id="44" w:author="OlekMali" w:date="2017-11-30T11:12:00Z">
        <w:r w:rsidR="00AE38E1">
          <w:t xml:space="preserve">with a </w:t>
        </w:r>
      </w:ins>
      <w:del w:id="45" w:author="OlekMali" w:date="2017-11-30T11:12:00Z">
        <w:r w:rsidRPr="00344280" w:rsidDel="00AE38E1">
          <w:delText xml:space="preserve"> </w:delText>
        </w:r>
      </w:del>
      <w:r w:rsidRPr="00AE38E1">
        <w:rPr>
          <w:noProof/>
        </w:rPr>
        <w:t>very</w:t>
      </w:r>
      <w:r w:rsidRPr="00344280">
        <w:t xml:space="preserve"> similar process to the previous completed IoT Calendar, has a bigger reinforcement on displaying everything in a better layout as well as making it look more appealing and organic. There have been multiple similar functionalities and devices designed with very similar ideas in mind. Another example of a design that was an interesting concept was an informational display within a mirror. Because of the excessive, consistent use of a mirror, information can </w:t>
      </w:r>
      <w:ins w:id="46" w:author="OlekMali" w:date="2017-11-30T11:12:00Z">
        <w:r w:rsidR="00AE38E1">
          <w:rPr>
            <w:noProof/>
          </w:rPr>
          <w:t>constantly be</w:t>
        </w:r>
      </w:ins>
      <w:del w:id="47" w:author="OlekMali" w:date="2017-11-30T11:12:00Z">
        <w:r w:rsidRPr="00AE38E1" w:rsidDel="00AE38E1">
          <w:rPr>
            <w:noProof/>
          </w:rPr>
          <w:delText>be constantly</w:delText>
        </w:r>
      </w:del>
      <w:r w:rsidRPr="00344280">
        <w:t xml:space="preserve"> reminded </w:t>
      </w:r>
      <w:r w:rsidRPr="00AE38E1">
        <w:rPr>
          <w:noProof/>
        </w:rPr>
        <w:t>to</w:t>
      </w:r>
      <w:r w:rsidRPr="00344280">
        <w:t xml:space="preserve"> a user, making remember certain tasks exponentially easier.</w:t>
      </w:r>
    </w:p>
    <w:p w14:paraId="2F523030" w14:textId="06016A2B" w:rsidR="00185A21" w:rsidRDefault="00185A21" w:rsidP="00344280">
      <w:pPr>
        <w:pStyle w:val="NoSpacing"/>
        <w:rPr>
          <w:b/>
        </w:rPr>
      </w:pPr>
    </w:p>
    <w:p w14:paraId="33C50AAC" w14:textId="77777777" w:rsidR="00185A21" w:rsidRPr="00185A21" w:rsidRDefault="00185A21" w:rsidP="00185A21">
      <w:pPr>
        <w:pStyle w:val="Heading2"/>
      </w:pPr>
      <w:bookmarkStart w:id="48" w:name="_Toc500139808"/>
      <w:bookmarkStart w:id="49" w:name="_Toc500843451"/>
      <w:r w:rsidRPr="00185A21">
        <w:lastRenderedPageBreak/>
        <w:t>Previous Ideas and Systems</w:t>
      </w:r>
      <w:bookmarkEnd w:id="48"/>
      <w:bookmarkEnd w:id="49"/>
    </w:p>
    <w:p w14:paraId="29372AA6" w14:textId="77777777" w:rsidR="00185A21" w:rsidRPr="00185A21" w:rsidRDefault="00185A21" w:rsidP="00185A21">
      <w:pPr>
        <w:pStyle w:val="NoSpacing"/>
      </w:pPr>
      <w:r w:rsidRPr="00185A21">
        <w:rPr>
          <w:b/>
        </w:rPr>
        <w:tab/>
      </w:r>
      <w:r w:rsidRPr="00185A21">
        <w:t>There have been many more similar device design ideas. Especially with most recent popularity of smartphones, resistive and capacitive touch screens are increasingly used in today’s technological-driven society. One such idea for a device comes from the article, “Smart Mirror: A Novel Framework for Interactive Display”, by S. Athira et al. This concept, as seen in the name, is focused around the idea of turning an every-day used object into something more. By having a mirror that has multiple uses and information that could be displayed at the user’s disposal, there is an abundance of repetition to enforce a note or schedule that the user might want to display. Information and other resources could be seen throughout the day with ease and users could be reminded of certain tedious tasks more easily in a much more readable function. While this is not the exact design the project aims to accomplish, something of this same stature can be idealized and considered when designing the IoT Information Display. Some insights like designing something that is more visually appealing and easy-to-read are some goals this document contained.</w:t>
      </w:r>
    </w:p>
    <w:p w14:paraId="446BE4B1" w14:textId="77777777" w:rsidR="00185A21" w:rsidRPr="00185A21" w:rsidRDefault="00185A21" w:rsidP="00185A21">
      <w:pPr>
        <w:pStyle w:val="NoSpacing"/>
        <w:rPr>
          <w:b/>
        </w:rPr>
      </w:pPr>
    </w:p>
    <w:p w14:paraId="7A313197" w14:textId="77777777" w:rsidR="00185A21" w:rsidRPr="00185A21" w:rsidRDefault="00185A21" w:rsidP="00185A21">
      <w:pPr>
        <w:pStyle w:val="Heading2"/>
      </w:pPr>
      <w:bookmarkStart w:id="50" w:name="_Toc500139809"/>
      <w:bookmarkStart w:id="51" w:name="_Toc500843452"/>
      <w:r w:rsidRPr="00185A21">
        <w:t>Design</w:t>
      </w:r>
      <w:bookmarkEnd w:id="50"/>
      <w:bookmarkEnd w:id="51"/>
    </w:p>
    <w:p w14:paraId="4C485F26" w14:textId="17B445D8" w:rsidR="00185A21" w:rsidRDefault="00185A21" w:rsidP="00185A21">
      <w:pPr>
        <w:pStyle w:val="NoSpacing"/>
      </w:pPr>
      <w:r w:rsidRPr="00185A21">
        <w:rPr>
          <w:b/>
        </w:rPr>
        <w:tab/>
      </w:r>
      <w:r w:rsidRPr="00185A21">
        <w:t>When doing something of significance, it is of the upmost importance to have a solid plan when going into the design and creation process. Time and resources spent developing something that is not accessible or compatible with all devices is inefficient. Programmers are always trying to make sure their utilities are capable of being accessed by any device. This is all described more in detail in the article, “Designing for Multiple Devices and Varying Screen Sizes”, by Sean Bengry. The information is more applicable and eye-opening when the IoT Display is supposed to be seamless and easy-to-use. It is important to design something that works well, but it is also important to put the resources into making such subsystems work should be worth the time-investment. Furthermore, the idea of spending the correct amount of time making sure the program that is being developed is usable on commonly-used platforms is the goal. That accessibility is so sophisticatedly convenient and makes something feel so much further developed. The next point was talked about in “Designing for Ease is Designing for All: Experiences from a Simplified Office Suit”, by Panagiotis Destounis and others. The reason for someone to use the device is because of the conditional ease and synchronization throughout a user’s life schedules and notes. This device should always have a user-friendly experience and make the use of the device much more systematically accessible for people while also being good to use for the user without hassle. This also goes to say that the experience someone gets from using the device should not be trouble-some and must come intuitively to make outside use of the Display a good resource. A user should feel more efficient after using the device. The device loses usability if it does not assist a person in the long run, which is obviously not the ideal situation it should be used. The understandable hassle of programming it and even then, having the user to set the whole thing up and program the minute things they want included is suboptimal. In the article, “A Graphical Specification System for User-Interface Design”, by Andrew Harbert and others, a straight-forward perspective of how to design such a device is discussed. The whole idea is to design a system that corresponds with itself in a good way. That is, to leading certain topics from other applications. It goes into a nice amount of specific detail of certain applications and what the user might want to see.</w:t>
      </w:r>
    </w:p>
    <w:p w14:paraId="79E82D82" w14:textId="77777777" w:rsidR="00185A21" w:rsidRPr="00185A21" w:rsidRDefault="00185A21" w:rsidP="00185A21">
      <w:pPr>
        <w:pStyle w:val="NoSpacing"/>
      </w:pPr>
    </w:p>
    <w:p w14:paraId="0F7700DC" w14:textId="77777777" w:rsidR="00185A21" w:rsidRPr="00185A21" w:rsidRDefault="00185A21" w:rsidP="00185A21">
      <w:pPr>
        <w:pStyle w:val="Heading2"/>
      </w:pPr>
      <w:bookmarkStart w:id="52" w:name="_Toc500139810"/>
      <w:bookmarkStart w:id="53" w:name="_Toc500843453"/>
      <w:r w:rsidRPr="00185A21">
        <w:t>Website Design</w:t>
      </w:r>
      <w:bookmarkEnd w:id="52"/>
      <w:bookmarkEnd w:id="53"/>
    </w:p>
    <w:p w14:paraId="7F52B375" w14:textId="6368B968" w:rsidR="00185A21" w:rsidRPr="00185A21" w:rsidRDefault="00185A21" w:rsidP="00185A21">
      <w:pPr>
        <w:pStyle w:val="NoSpacing"/>
      </w:pPr>
      <w:r w:rsidRPr="00185A21">
        <w:t xml:space="preserve">Additionally, website design is crucial to the functionality of the device. Because with the limited time-frame and development, to design an entire applet for each specification and process to pull data from other sources is out of scope for the project. Ideally, this would be the process used, but instead, using html with additional resources in python would make a lot of the process and systems function well, along with cutting the programming time required to do it all. In “Creating Substantive Websites”, by </w:t>
      </w:r>
      <w:r w:rsidRPr="00185A21">
        <w:lastRenderedPageBreak/>
        <w:t>Reid Goldsborough, there are a few website programming ideas described. Specific layouts and ways to access sections and how they might look on other devices are important to consider. Additionally, even if something is very nice looking on a webpage or design blog, it is always important to site your information correctly and adjust to certain copyright situations. If the website is made to create some sort of income, this is especially important. Ideally, everything is done correctly, in a way that gives the correct reference to what you want. In going about certain data-pulling processes, getting that data from websites that are allowing is much simpler than trying to go to the back-end way of obtaining such data. This idea is particularly important as pulling data from websites is entirely more efficient to do certain processes than program them from scratch. Reinventing the wheel is a process that makes little sense from an efficiency standpoint. Though there may be interesting, unique, and innovative ways to come up with the finalized project, the way it has been done for so long is usually the ‘best’ way to do it. Any functionalities designed by previous designers that can be in some way edited to fit the Display’s ultimate design should be taken note of. The processes from which other aspects of other systems go about their actions can be relayed in a similar way that might fit the project in a better way than what was originally expected.</w:t>
      </w:r>
    </w:p>
    <w:p w14:paraId="45CAE0DD" w14:textId="3D8A6E6D" w:rsidR="007C6A50" w:rsidRDefault="007C6A50" w:rsidP="00344280">
      <w:pPr>
        <w:pStyle w:val="Heading1"/>
      </w:pPr>
      <w:bookmarkStart w:id="54" w:name="_Toc500843454"/>
      <w:r>
        <w:t>Applicable Standards and Patents</w:t>
      </w:r>
      <w:bookmarkEnd w:id="54"/>
    </w:p>
    <w:p w14:paraId="13214ACA" w14:textId="77777777" w:rsidR="007C6A50" w:rsidRDefault="007C6A50" w:rsidP="007C6A50">
      <w:pPr>
        <w:pStyle w:val="Heading2"/>
      </w:pPr>
      <w:bookmarkStart w:id="55" w:name="_Toc500843455"/>
      <w:r>
        <w:t>Standards to Consider</w:t>
      </w:r>
      <w:bookmarkEnd w:id="55"/>
    </w:p>
    <w:p w14:paraId="5ACC6725" w14:textId="460F69F4" w:rsidR="00344280" w:rsidRDefault="00344280" w:rsidP="00344280">
      <w:pPr>
        <w:pStyle w:val="NoSpacing"/>
      </w:pPr>
      <w:r w:rsidRPr="00344280">
        <w:t xml:space="preserve">Many standards to consider are already met because the project uses </w:t>
      </w:r>
      <w:r w:rsidRPr="00AE38E1">
        <w:rPr>
          <w:noProof/>
        </w:rPr>
        <w:t>entirely COTS (commercial off-the-shelf) parts</w:t>
      </w:r>
      <w:r w:rsidRPr="00344280">
        <w:t>. Standards that would otherwise have to be considered an internet connection protocols for connection of the IoT</w:t>
      </w:r>
      <w:r>
        <w:rPr>
          <w:i/>
        </w:rPr>
        <w:t>.</w:t>
      </w:r>
    </w:p>
    <w:p w14:paraId="58608D28" w14:textId="77777777" w:rsidR="00344280" w:rsidRPr="00344280" w:rsidRDefault="00344280" w:rsidP="00344280">
      <w:pPr>
        <w:pStyle w:val="NoSpacing"/>
      </w:pPr>
    </w:p>
    <w:p w14:paraId="2BFCBD76" w14:textId="13165520" w:rsidR="007C6A50" w:rsidRDefault="007C6A50" w:rsidP="007C6A50">
      <w:pPr>
        <w:pStyle w:val="Heading2"/>
      </w:pPr>
      <w:bookmarkStart w:id="56" w:name="_Toc500843456"/>
      <w:r>
        <w:t>Patents for Similar Ideas</w:t>
      </w:r>
      <w:bookmarkEnd w:id="56"/>
    </w:p>
    <w:p w14:paraId="6027C8DE" w14:textId="55F8AC6E" w:rsidR="00344280" w:rsidRDefault="000E75C3" w:rsidP="00344280">
      <w:pPr>
        <w:pStyle w:val="NoSpacing"/>
      </w:pPr>
      <w:r>
        <w:t>T</w:t>
      </w:r>
      <w:r w:rsidR="00344280" w:rsidRPr="00344280">
        <w:t>here are a few ideas and patents for similar ideas. These ideas, with a few much closely related to the IoT Display than others, are relatively related, as the concept is pretty general. Having a device display information is too broad an idea to have any specific patent for it. There are a few more in-depth ideas that go into much more detail about their device and its usage.</w:t>
      </w:r>
    </w:p>
    <w:p w14:paraId="4C526539" w14:textId="77777777" w:rsidR="00344280" w:rsidRPr="00344280" w:rsidRDefault="00344280" w:rsidP="00344280">
      <w:pPr>
        <w:pStyle w:val="NoSpacing"/>
      </w:pPr>
    </w:p>
    <w:p w14:paraId="1F8625D8" w14:textId="77777777" w:rsidR="00E55C12" w:rsidRDefault="00344280" w:rsidP="00E55C12">
      <w:pPr>
        <w:pStyle w:val="NoSpacing"/>
        <w:numPr>
          <w:ilvl w:val="0"/>
          <w:numId w:val="5"/>
        </w:numPr>
      </w:pPr>
      <w:r w:rsidRPr="00344280">
        <w:t>A display device and content display system</w:t>
      </w:r>
    </w:p>
    <w:p w14:paraId="2FEF3AB7" w14:textId="77777777" w:rsidR="00E55C12" w:rsidRDefault="00E772B1" w:rsidP="00344280">
      <w:pPr>
        <w:pStyle w:val="NoSpacing"/>
        <w:numPr>
          <w:ilvl w:val="1"/>
          <w:numId w:val="5"/>
        </w:numPr>
      </w:pPr>
      <w:hyperlink r:id="rId13" w:history="1">
        <w:r w:rsidR="00344280" w:rsidRPr="00344280">
          <w:rPr>
            <w:rStyle w:val="Hyperlink"/>
          </w:rPr>
          <w:t>https://patents.google.com/patent/WO2016061626A1/en?q=smart&amp;q=touchscreen&amp;q=information&amp;q=display&amp;q=raspberry&amp;q=pi</w:t>
        </w:r>
      </w:hyperlink>
    </w:p>
    <w:p w14:paraId="471CD1C5" w14:textId="77777777" w:rsidR="00E55C12" w:rsidRDefault="00344280" w:rsidP="00344280">
      <w:pPr>
        <w:pStyle w:val="NoSpacing"/>
        <w:numPr>
          <w:ilvl w:val="0"/>
          <w:numId w:val="5"/>
        </w:numPr>
      </w:pPr>
      <w:r w:rsidRPr="00344280">
        <w:t>Raspberry Pi based smart device control apparatus and control method</w:t>
      </w:r>
    </w:p>
    <w:p w14:paraId="6EA2CB9A" w14:textId="77777777" w:rsidR="00E55C12" w:rsidRDefault="00E772B1" w:rsidP="00344280">
      <w:pPr>
        <w:pStyle w:val="NoSpacing"/>
        <w:numPr>
          <w:ilvl w:val="1"/>
          <w:numId w:val="5"/>
        </w:numPr>
      </w:pPr>
      <w:hyperlink r:id="rId14" w:history="1">
        <w:r w:rsidR="00344280" w:rsidRPr="00344280">
          <w:rPr>
            <w:rStyle w:val="Hyperlink"/>
          </w:rPr>
          <w:t>https://patents.google.com/patent/CN106789459A/en?q=smart&amp;q=touchscreen&amp;q=information&amp;q=display&amp;q=raspberry&amp;q=pi</w:t>
        </w:r>
      </w:hyperlink>
    </w:p>
    <w:p w14:paraId="54A4251E" w14:textId="77777777" w:rsidR="00E55C12" w:rsidRDefault="00344280" w:rsidP="00344280">
      <w:pPr>
        <w:pStyle w:val="NoSpacing"/>
        <w:numPr>
          <w:ilvl w:val="0"/>
          <w:numId w:val="5"/>
        </w:numPr>
      </w:pPr>
      <w:r w:rsidRPr="00344280">
        <w:t>Smart interactive billboard device</w:t>
      </w:r>
    </w:p>
    <w:p w14:paraId="3AC50A9D" w14:textId="041C8197" w:rsidR="000E75C3" w:rsidRPr="00E55C12" w:rsidRDefault="00E772B1" w:rsidP="00E55C12">
      <w:pPr>
        <w:pStyle w:val="NoSpacing"/>
        <w:numPr>
          <w:ilvl w:val="1"/>
          <w:numId w:val="5"/>
        </w:numPr>
      </w:pPr>
      <w:hyperlink r:id="rId15" w:history="1">
        <w:r w:rsidR="00344280" w:rsidRPr="0018034D">
          <w:rPr>
            <w:rStyle w:val="Hyperlink"/>
          </w:rPr>
          <w:t>https://patents.google.com/patent/US20050021393A1/en?q=smart&amp;q=device&amp;q=display</w:t>
        </w:r>
      </w:hyperlink>
    </w:p>
    <w:p w14:paraId="212F4104" w14:textId="6F3CA806" w:rsidR="007C6A50" w:rsidRDefault="007C6A50" w:rsidP="00344280">
      <w:pPr>
        <w:pStyle w:val="Heading1"/>
      </w:pPr>
      <w:bookmarkStart w:id="57" w:name="_Toc500843457"/>
      <w:r>
        <w:t>Subsystem Level Function Requirements</w:t>
      </w:r>
      <w:bookmarkEnd w:id="57"/>
    </w:p>
    <w:p w14:paraId="0506EAA4" w14:textId="07F7F013" w:rsidR="00344280" w:rsidRDefault="00344280" w:rsidP="00344280">
      <w:pPr>
        <w:pStyle w:val="Heading2"/>
        <w:rPr>
          <w:ins w:id="58" w:author="Benjamin Daszkiewicz" w:date="2017-11-30T17:58:00Z"/>
        </w:rPr>
      </w:pPr>
      <w:bookmarkStart w:id="59" w:name="_Toc500843458"/>
      <w:r>
        <w:t>Applied Technology and Solutions</w:t>
      </w:r>
      <w:bookmarkEnd w:id="59"/>
    </w:p>
    <w:p w14:paraId="1D4189EB" w14:textId="475924CF" w:rsidR="00542E0D" w:rsidRDefault="00542E0D">
      <w:pPr>
        <w:pStyle w:val="Heading3"/>
        <w:rPr>
          <w:ins w:id="60" w:author="Benjamin Daszkiewicz" w:date="2017-11-30T17:58:00Z"/>
        </w:rPr>
        <w:pPrChange w:id="61" w:author="Benjamin Daszkiewicz" w:date="2017-11-30T17:58:00Z">
          <w:pPr>
            <w:pStyle w:val="Heading2"/>
          </w:pPr>
        </w:pPrChange>
      </w:pPr>
      <w:bookmarkStart w:id="62" w:name="_Toc500843459"/>
      <w:ins w:id="63" w:author="Benjamin Daszkiewicz" w:date="2017-11-30T17:58:00Z">
        <w:r>
          <w:t>Hardware</w:t>
        </w:r>
        <w:bookmarkEnd w:id="62"/>
      </w:ins>
    </w:p>
    <w:p w14:paraId="41E5F91C" w14:textId="4473805E" w:rsidR="00542E0D" w:rsidRDefault="00542E0D">
      <w:pPr>
        <w:rPr>
          <w:ins w:id="64" w:author="Benjamin Daszkiewicz" w:date="2017-11-30T18:00:00Z"/>
        </w:rPr>
        <w:pPrChange w:id="65" w:author="Benjamin Daszkiewicz" w:date="2017-11-30T17:58:00Z">
          <w:pPr>
            <w:pStyle w:val="Heading2"/>
          </w:pPr>
        </w:pPrChange>
      </w:pPr>
      <w:ins w:id="66" w:author="Benjamin Daszkiewicz" w:date="2017-11-30T17:58:00Z">
        <w:r>
          <w:t xml:space="preserve">Figure </w:t>
        </w:r>
      </w:ins>
      <w:ins w:id="67" w:author="Benjamin Daszkiewicz" w:date="2017-11-30T17:59:00Z">
        <w:r>
          <w:t>1 shows a connection diagram of the very simple hardware connections necessary for the project. The Raspberry Pi and di</w:t>
        </w:r>
      </w:ins>
      <w:ins w:id="68" w:author="Benjamin Daszkiewicz" w:date="2017-11-30T18:00:00Z">
        <w:r>
          <w:t>splay will pass data back and forth via HDMI (to display) and USB for touch data (to Raspberry Pi).</w:t>
        </w:r>
      </w:ins>
    </w:p>
    <w:p w14:paraId="7D4FB442" w14:textId="77777777" w:rsidR="00F24E72" w:rsidRDefault="00542E0D">
      <w:pPr>
        <w:keepNext/>
        <w:jc w:val="center"/>
        <w:rPr>
          <w:ins w:id="69" w:author="Benjamin Daszkiewicz" w:date="2017-11-30T18:01:00Z"/>
        </w:rPr>
        <w:pPrChange w:id="70" w:author="Benjamin Daszkiewicz" w:date="2017-11-30T18:01:00Z">
          <w:pPr>
            <w:jc w:val="center"/>
          </w:pPr>
        </w:pPrChange>
      </w:pPr>
      <w:ins w:id="71" w:author="Benjamin Daszkiewicz" w:date="2017-11-30T18:00:00Z">
        <w:r>
          <w:rPr>
            <w:noProof/>
          </w:rPr>
          <w:lastRenderedPageBreak/>
          <w:drawing>
            <wp:inline distT="0" distB="0" distL="0" distR="0" wp14:anchorId="7F98D426" wp14:editId="55D72406">
              <wp:extent cx="3152851" cy="2523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6993" cy="2543292"/>
                      </a:xfrm>
                      <a:prstGeom prst="rect">
                        <a:avLst/>
                      </a:prstGeom>
                    </pic:spPr>
                  </pic:pic>
                </a:graphicData>
              </a:graphic>
            </wp:inline>
          </w:drawing>
        </w:r>
      </w:ins>
    </w:p>
    <w:p w14:paraId="1E106115" w14:textId="6B6C407C" w:rsidR="00542E0D" w:rsidRPr="00D2370D" w:rsidRDefault="00F24E72">
      <w:pPr>
        <w:pStyle w:val="Caption"/>
        <w:jc w:val="center"/>
        <w:rPr>
          <w:ins w:id="72" w:author="Benjamin Daszkiewicz" w:date="2017-11-30T17:58:00Z"/>
        </w:rPr>
        <w:pPrChange w:id="73" w:author="Benjamin Daszkiewicz" w:date="2017-11-30T18:01:00Z">
          <w:pPr>
            <w:pStyle w:val="Heading2"/>
          </w:pPr>
        </w:pPrChange>
      </w:pPr>
      <w:ins w:id="74" w:author="Benjamin Daszkiewicz" w:date="2017-11-30T18:01:00Z">
        <w:r>
          <w:t xml:space="preserve">Figure </w:t>
        </w:r>
        <w:r>
          <w:fldChar w:fldCharType="begin"/>
        </w:r>
        <w:r>
          <w:instrText xml:space="preserve"> SEQ Figure \* ARABIC </w:instrText>
        </w:r>
      </w:ins>
      <w:r>
        <w:fldChar w:fldCharType="separate"/>
      </w:r>
      <w:r w:rsidR="00CB43AA">
        <w:rPr>
          <w:noProof/>
        </w:rPr>
        <w:t>1</w:t>
      </w:r>
      <w:ins w:id="75" w:author="Benjamin Daszkiewicz" w:date="2017-11-30T18:01:00Z">
        <w:r>
          <w:fldChar w:fldCharType="end"/>
        </w:r>
        <w:r>
          <w:t>: Hardware configuration diagram</w:t>
        </w:r>
      </w:ins>
    </w:p>
    <w:p w14:paraId="4DC1C2E5" w14:textId="0FB6447E" w:rsidR="00542E0D" w:rsidRPr="00D2370D" w:rsidRDefault="00542E0D">
      <w:pPr>
        <w:pStyle w:val="Heading3"/>
        <w:pPrChange w:id="76" w:author="Benjamin Daszkiewicz" w:date="2017-11-30T17:58:00Z">
          <w:pPr>
            <w:pStyle w:val="Heading2"/>
          </w:pPr>
        </w:pPrChange>
      </w:pPr>
      <w:bookmarkStart w:id="77" w:name="_Toc500843460"/>
      <w:ins w:id="78" w:author="Benjamin Daszkiewicz" w:date="2017-11-30T17:58:00Z">
        <w:r>
          <w:t>Software</w:t>
        </w:r>
      </w:ins>
      <w:bookmarkEnd w:id="77"/>
    </w:p>
    <w:p w14:paraId="2DA49EB2" w14:textId="77777777" w:rsidR="00344280" w:rsidRPr="00344280" w:rsidRDefault="00344280" w:rsidP="00344280">
      <w:pPr>
        <w:pStyle w:val="NoSpacing"/>
        <w:rPr>
          <w:rFonts w:ascii="Times New Roman" w:hAnsi="Times New Roman" w:cs="Times New Roman"/>
          <w:sz w:val="24"/>
          <w:szCs w:val="24"/>
        </w:rPr>
      </w:pPr>
      <w:r w:rsidRPr="00344280">
        <w:t>In brief, the technologies, languages, and modules that we foresee using are:</w:t>
      </w:r>
    </w:p>
    <w:p w14:paraId="1F68D6DA" w14:textId="77777777" w:rsidR="00344280" w:rsidRPr="00344280" w:rsidRDefault="00344280" w:rsidP="00344280">
      <w:pPr>
        <w:pStyle w:val="NoSpacing"/>
        <w:numPr>
          <w:ilvl w:val="0"/>
          <w:numId w:val="4"/>
        </w:numPr>
      </w:pPr>
      <w:r w:rsidRPr="00344280">
        <w:t>Python scripting language</w:t>
      </w:r>
    </w:p>
    <w:p w14:paraId="140727EA" w14:textId="77777777" w:rsidR="00344280" w:rsidRPr="00344280" w:rsidRDefault="00344280" w:rsidP="00344280">
      <w:pPr>
        <w:pStyle w:val="NoSpacing"/>
        <w:numPr>
          <w:ilvl w:val="1"/>
          <w:numId w:val="4"/>
        </w:numPr>
      </w:pPr>
      <w:r w:rsidRPr="00344280">
        <w:t>wxPython graphics module</w:t>
      </w:r>
    </w:p>
    <w:p w14:paraId="7192F0C1" w14:textId="77777777" w:rsidR="00344280" w:rsidRPr="00344280" w:rsidRDefault="00344280" w:rsidP="00344280">
      <w:pPr>
        <w:pStyle w:val="NoSpacing"/>
        <w:numPr>
          <w:ilvl w:val="1"/>
          <w:numId w:val="4"/>
        </w:numPr>
      </w:pPr>
      <w:r w:rsidRPr="00344280">
        <w:t>Python Time library</w:t>
      </w:r>
    </w:p>
    <w:p w14:paraId="2D2B1786" w14:textId="77777777" w:rsidR="00344280" w:rsidRPr="00344280" w:rsidRDefault="00344280" w:rsidP="00344280">
      <w:pPr>
        <w:pStyle w:val="NoSpacing"/>
        <w:numPr>
          <w:ilvl w:val="1"/>
          <w:numId w:val="4"/>
        </w:numPr>
      </w:pPr>
      <w:r w:rsidRPr="00344280">
        <w:t>Python HTML library</w:t>
      </w:r>
    </w:p>
    <w:p w14:paraId="69322972" w14:textId="77777777" w:rsidR="00344280" w:rsidRPr="00344280" w:rsidRDefault="00344280" w:rsidP="00344280">
      <w:pPr>
        <w:pStyle w:val="NoSpacing"/>
        <w:numPr>
          <w:ilvl w:val="0"/>
          <w:numId w:val="4"/>
        </w:numPr>
      </w:pPr>
      <w:r w:rsidRPr="00344280">
        <w:t>Google Calendar API</w:t>
      </w:r>
    </w:p>
    <w:p w14:paraId="446CFC57" w14:textId="77777777" w:rsidR="00344280" w:rsidRPr="00344280" w:rsidRDefault="00344280" w:rsidP="00344280">
      <w:pPr>
        <w:pStyle w:val="NoSpacing"/>
        <w:numPr>
          <w:ilvl w:val="0"/>
          <w:numId w:val="4"/>
        </w:numPr>
      </w:pPr>
      <w:r w:rsidRPr="00344280">
        <w:t>Twitter API</w:t>
      </w:r>
    </w:p>
    <w:p w14:paraId="24196E19" w14:textId="77777777" w:rsidR="00344280" w:rsidRPr="00344280" w:rsidRDefault="00344280" w:rsidP="00344280">
      <w:pPr>
        <w:pStyle w:val="NoSpacing"/>
        <w:numPr>
          <w:ilvl w:val="0"/>
          <w:numId w:val="4"/>
        </w:numPr>
      </w:pPr>
      <w:r w:rsidRPr="00344280">
        <w:t>App for iPhone to send GPS data to a publicly-hosted web server for geofencing</w:t>
      </w:r>
    </w:p>
    <w:p w14:paraId="17AE6733" w14:textId="20931C5C" w:rsidR="00344280" w:rsidRDefault="00344280" w:rsidP="00344280">
      <w:pPr>
        <w:pStyle w:val="NoSpacing"/>
        <w:numPr>
          <w:ilvl w:val="0"/>
          <w:numId w:val="4"/>
        </w:numPr>
      </w:pPr>
      <w:r w:rsidRPr="00344280">
        <w:t>SMS server</w:t>
      </w:r>
    </w:p>
    <w:p w14:paraId="46B3A839" w14:textId="0C222D4B" w:rsidR="00344280" w:rsidRDefault="00344280" w:rsidP="00344280">
      <w:pPr>
        <w:pStyle w:val="NoSpacing"/>
      </w:pPr>
    </w:p>
    <w:p w14:paraId="16304681" w14:textId="4F31B37B" w:rsidR="00344280" w:rsidRPr="00344280" w:rsidRDefault="00344280" w:rsidP="00344280">
      <w:pPr>
        <w:pStyle w:val="Heading3"/>
      </w:pPr>
      <w:bookmarkStart w:id="79" w:name="_Toc500843461"/>
      <w:r w:rsidRPr="00344280">
        <w:t>The GUI</w:t>
      </w:r>
      <w:bookmarkEnd w:id="79"/>
    </w:p>
    <w:p w14:paraId="714399FD" w14:textId="060EB6E7" w:rsidR="00344280" w:rsidRPr="00344280" w:rsidRDefault="00344280" w:rsidP="00344280">
      <w:pPr>
        <w:pStyle w:val="NoSpacing"/>
      </w:pPr>
      <w:r w:rsidRPr="00344280">
        <w:t>The GUI will be</w:t>
      </w:r>
      <w:ins w:id="80" w:author="OlekMali" w:date="2017-11-30T11:13:00Z">
        <w:r w:rsidR="00AE38E1">
          <w:t xml:space="preserve"> the</w:t>
        </w:r>
      </w:ins>
      <w:r w:rsidRPr="00344280">
        <w:t xml:space="preserve"> </w:t>
      </w:r>
      <w:r w:rsidRPr="00AE38E1">
        <w:rPr>
          <w:noProof/>
        </w:rPr>
        <w:t>cent</w:t>
      </w:r>
      <w:ins w:id="81" w:author="OlekMali" w:date="2017-11-30T11:13:00Z">
        <w:r w:rsidR="00AE38E1">
          <w:rPr>
            <w:noProof/>
          </w:rPr>
          <w:t xml:space="preserve">ral </w:t>
        </w:r>
        <w:r w:rsidR="00AE38E1" w:rsidRPr="00AE38E1">
          <w:rPr>
            <w:noProof/>
          </w:rPr>
          <w:t>component</w:t>
        </w:r>
      </w:ins>
      <w:del w:id="82" w:author="OlekMali" w:date="2017-11-30T11:13:00Z">
        <w:r w:rsidRPr="00AE38E1" w:rsidDel="00AE38E1">
          <w:rPr>
            <w:noProof/>
          </w:rPr>
          <w:delText>er</w:delText>
        </w:r>
      </w:del>
      <w:r w:rsidRPr="00344280">
        <w:t xml:space="preserve"> of the project. One of the main focuses is to convert the Display software, which is currently HTML and PHP scripts that run in an instance of Chromium, to a graphically rich application written in Python using the wxPython graphics module.</w:t>
      </w:r>
    </w:p>
    <w:p w14:paraId="497768B5" w14:textId="77777777" w:rsidR="00344280" w:rsidRPr="00344280" w:rsidRDefault="00344280" w:rsidP="00344280">
      <w:pPr>
        <w:pStyle w:val="NoSpacing"/>
      </w:pPr>
    </w:p>
    <w:p w14:paraId="04F8D3E1" w14:textId="77777777" w:rsidR="00344280" w:rsidRPr="00344280" w:rsidRDefault="00344280" w:rsidP="00344280">
      <w:pPr>
        <w:pStyle w:val="NoSpacing"/>
      </w:pPr>
      <w:r w:rsidRPr="00344280">
        <w:t xml:space="preserve">The module is superior for our purposes to Python’s native </w:t>
      </w:r>
      <w:r w:rsidRPr="00AE38E1">
        <w:rPr>
          <w:noProof/>
        </w:rPr>
        <w:t>TkInter</w:t>
      </w:r>
      <w:r w:rsidRPr="00344280">
        <w:t xml:space="preserve"> GUI module due to its flexibility and better handling of image alpha values and .png images. These types of tools are essential for creating an attractive and modern interface.</w:t>
      </w:r>
    </w:p>
    <w:p w14:paraId="58E51655" w14:textId="77777777" w:rsidR="00344280" w:rsidRPr="00344280" w:rsidRDefault="00344280" w:rsidP="00344280">
      <w:pPr>
        <w:pStyle w:val="NoSpacing"/>
      </w:pPr>
    </w:p>
    <w:p w14:paraId="40BF45EF" w14:textId="7BA518D3" w:rsidR="00344280" w:rsidRDefault="00344280" w:rsidP="00344280">
      <w:pPr>
        <w:pStyle w:val="NoSpacing"/>
      </w:pPr>
      <w:r w:rsidRPr="00344280">
        <w:t xml:space="preserve">As detailed in the software development </w:t>
      </w:r>
      <w:r w:rsidRPr="00AE38E1">
        <w:rPr>
          <w:noProof/>
        </w:rPr>
        <w:t>life</w:t>
      </w:r>
      <w:del w:id="83" w:author="OlekMali" w:date="2017-11-30T11:14:00Z">
        <w:r w:rsidRPr="00AE38E1" w:rsidDel="00AE38E1">
          <w:rPr>
            <w:noProof/>
          </w:rPr>
          <w:delText xml:space="preserve"> </w:delText>
        </w:r>
      </w:del>
      <w:r w:rsidRPr="00AE38E1">
        <w:rPr>
          <w:noProof/>
        </w:rPr>
        <w:t>cycle</w:t>
      </w:r>
      <w:r w:rsidRPr="00344280">
        <w:t xml:space="preserve"> (SDLC) diagrams, particularly Figure 3, most features of the app will be visible and accessible from the home screen. This contrasts the present design, where users must scroll through pages or navigate a menu to see content. Not all calendar, announcement, or advertisements data will fit on the home </w:t>
      </w:r>
      <w:r w:rsidRPr="00AE38E1">
        <w:rPr>
          <w:noProof/>
        </w:rPr>
        <w:t>screen</w:t>
      </w:r>
      <w:ins w:id="84" w:author="OlekMali" w:date="2017-11-30T11:14:00Z">
        <w:r w:rsidR="00AE38E1">
          <w:rPr>
            <w:noProof/>
          </w:rPr>
          <w:t>, h</w:t>
        </w:r>
      </w:ins>
      <w:del w:id="85" w:author="OlekMali" w:date="2017-11-30T11:14:00Z">
        <w:r w:rsidRPr="00AE38E1" w:rsidDel="00AE38E1">
          <w:rPr>
            <w:noProof/>
          </w:rPr>
          <w:delText>, h</w:delText>
        </w:r>
      </w:del>
      <w:r w:rsidRPr="00AE38E1">
        <w:rPr>
          <w:noProof/>
        </w:rPr>
        <w:t>owever</w:t>
      </w:r>
      <w:ins w:id="86" w:author="OlekMali" w:date="2017-11-30T11:14:00Z">
        <w:r w:rsidR="00AE38E1">
          <w:rPr>
            <w:noProof/>
          </w:rPr>
          <w:t>.</w:t>
        </w:r>
      </w:ins>
      <w:r w:rsidRPr="00344280">
        <w:t xml:space="preserve"> </w:t>
      </w:r>
      <w:ins w:id="87" w:author="OlekMali" w:date="2017-11-30T11:14:00Z">
        <w:r w:rsidR="00AE38E1">
          <w:t>A</w:t>
        </w:r>
      </w:ins>
      <w:del w:id="88" w:author="OlekMali" w:date="2017-11-30T11:14:00Z">
        <w:r w:rsidRPr="00344280" w:rsidDel="00AE38E1">
          <w:delText>a</w:delText>
        </w:r>
      </w:del>
      <w:ins w:id="89" w:author="OlekMali" w:date="2017-11-30T11:15:00Z">
        <w:r w:rsidR="00AE38E1">
          <w:t>bbreviations</w:t>
        </w:r>
      </w:ins>
      <w:del w:id="90" w:author="OlekMali" w:date="2017-11-30T11:15:00Z">
        <w:r w:rsidRPr="00344280" w:rsidDel="00AE38E1">
          <w:delText>bstracts</w:delText>
        </w:r>
      </w:del>
      <w:r w:rsidRPr="00344280">
        <w:t xml:space="preserve"> can be shown, and the full data is accessible with a touch.</w:t>
      </w:r>
    </w:p>
    <w:p w14:paraId="56609302" w14:textId="302509D5" w:rsidR="00344280" w:rsidRDefault="00344280" w:rsidP="00344280">
      <w:pPr>
        <w:pStyle w:val="NoSpacing"/>
      </w:pPr>
    </w:p>
    <w:p w14:paraId="17F6F803" w14:textId="58FB7F3C" w:rsidR="00344280" w:rsidRDefault="00344280" w:rsidP="00344280">
      <w:pPr>
        <w:pStyle w:val="Heading3"/>
      </w:pPr>
      <w:bookmarkStart w:id="91" w:name="_Toc500843462"/>
      <w:r>
        <w:t>Calendar</w:t>
      </w:r>
      <w:bookmarkEnd w:id="91"/>
    </w:p>
    <w:p w14:paraId="4FEBF219" w14:textId="77777777" w:rsidR="00344280" w:rsidRPr="00344280" w:rsidRDefault="00344280" w:rsidP="00344280">
      <w:pPr>
        <w:pStyle w:val="NoSpacing"/>
      </w:pPr>
      <w:r w:rsidRPr="00344280">
        <w:t>The calendar was the heart of the original design as indicated by the title of last year</w:t>
      </w:r>
      <w:del w:id="92" w:author="OlekMali" w:date="2017-11-30T11:15:00Z">
        <w:r w:rsidRPr="00344280" w:rsidDel="00245905">
          <w:delText>’s</w:delText>
        </w:r>
      </w:del>
      <w:r w:rsidRPr="00344280">
        <w:t xml:space="preserve"> project. We look to make some improvements from last year’s calendar. Instead of directly displaying the calendar on a </w:t>
      </w:r>
      <w:r w:rsidRPr="00344280">
        <w:lastRenderedPageBreak/>
        <w:t>page in a web browser, as is the case presently, we will make use of Google Calendar’s rich Python API to pull the data itself from the calendar which can then be embedded in the GUI however we choose.</w:t>
      </w:r>
    </w:p>
    <w:p w14:paraId="29B3973A" w14:textId="77777777" w:rsidR="00344280" w:rsidRPr="00344280" w:rsidRDefault="00344280" w:rsidP="00344280">
      <w:pPr>
        <w:pStyle w:val="NoSpacing"/>
      </w:pPr>
    </w:p>
    <w:p w14:paraId="434D0FC4" w14:textId="6E985F54" w:rsidR="00344280" w:rsidRDefault="00344280" w:rsidP="00344280">
      <w:pPr>
        <w:pStyle w:val="NoSpacing"/>
      </w:pPr>
      <w:r w:rsidRPr="00344280">
        <w:t xml:space="preserve">One particular feature that Dr. Malinowski is looking for in the calendar is the ability to use the color coding feature available on Google Calendar’s native web platform. </w:t>
      </w:r>
      <w:ins w:id="93" w:author="Benjamin Daszkiewicz" w:date="2017-11-30T19:37:00Z">
        <w:r w:rsidR="00CF1E95">
          <w:t>F</w:t>
        </w:r>
        <w:r w:rsidR="00CF1E95" w:rsidRPr="00344280">
          <w:t xml:space="preserve">or instance, </w:t>
        </w:r>
        <w:r w:rsidR="00CF1E95">
          <w:t>w</w:t>
        </w:r>
      </w:ins>
      <w:commentRangeStart w:id="94"/>
      <w:del w:id="95" w:author="Benjamin Daszkiewicz" w:date="2017-11-30T19:37:00Z">
        <w:r w:rsidRPr="00344280" w:rsidDel="00CF1E95">
          <w:delText>W</w:delText>
        </w:r>
      </w:del>
      <w:r w:rsidRPr="00344280">
        <w:t xml:space="preserve">hen viewing calendars there, events can be </w:t>
      </w:r>
      <w:r w:rsidRPr="00245905">
        <w:rPr>
          <w:noProof/>
        </w:rPr>
        <w:t>color</w:t>
      </w:r>
      <w:ins w:id="96" w:author="OlekMali" w:date="2017-11-30T11:15:00Z">
        <w:r w:rsidR="00245905">
          <w:rPr>
            <w:noProof/>
          </w:rPr>
          <w:t>-</w:t>
        </w:r>
      </w:ins>
      <w:del w:id="97" w:author="OlekMali" w:date="2017-11-30T11:15:00Z">
        <w:r w:rsidRPr="00245905" w:rsidDel="00245905">
          <w:rPr>
            <w:noProof/>
          </w:rPr>
          <w:delText xml:space="preserve"> </w:delText>
        </w:r>
      </w:del>
      <w:r w:rsidRPr="00245905">
        <w:rPr>
          <w:noProof/>
        </w:rPr>
        <w:t>coded</w:t>
      </w:r>
      <w:r w:rsidRPr="00344280">
        <w:t xml:space="preserve"> by</w:t>
      </w:r>
      <w:del w:id="98" w:author="Benjamin Daszkiewicz" w:date="2017-11-30T19:37:00Z">
        <w:r w:rsidRPr="00344280" w:rsidDel="00CF1E95">
          <w:delText xml:space="preserve">, for instance, </w:delText>
        </w:r>
      </w:del>
      <w:ins w:id="99" w:author="Benjamin Daszkiewicz" w:date="2017-11-30T19:37:00Z">
        <w:r w:rsidR="00CF1E95">
          <w:t xml:space="preserve"> </w:t>
        </w:r>
      </w:ins>
      <w:r w:rsidRPr="00344280">
        <w:t xml:space="preserve">each course a professor may teach. </w:t>
      </w:r>
      <w:commentRangeEnd w:id="94"/>
      <w:r w:rsidR="00D2370D">
        <w:rPr>
          <w:rStyle w:val="CommentReference"/>
        </w:rPr>
        <w:commentReference w:id="94"/>
      </w:r>
      <w:r w:rsidRPr="00344280">
        <w:t>When importing the calendar into a custom browser layout as is done presently, the events display in one uniform color and do not keep their color coding. Whether we can pull the event color data from the API or whether we have to color code events manually from event title data, we look to implement a more colorful and useful calendar.</w:t>
      </w:r>
    </w:p>
    <w:p w14:paraId="418C5340" w14:textId="5D8E33F4" w:rsidR="00344280" w:rsidRDefault="00344280" w:rsidP="00344280">
      <w:pPr>
        <w:pStyle w:val="NoSpacing"/>
      </w:pPr>
    </w:p>
    <w:p w14:paraId="336C00FE" w14:textId="7084A345" w:rsidR="00344280" w:rsidRDefault="00344280" w:rsidP="00344280">
      <w:pPr>
        <w:pStyle w:val="Heading3"/>
      </w:pPr>
      <w:bookmarkStart w:id="100" w:name="_Toc500843463"/>
      <w:r>
        <w:t>Announcements</w:t>
      </w:r>
      <w:bookmarkEnd w:id="100"/>
    </w:p>
    <w:p w14:paraId="33D70180" w14:textId="58274665" w:rsidR="00344280" w:rsidRPr="00344280" w:rsidRDefault="00344280" w:rsidP="00344280">
      <w:pPr>
        <w:pStyle w:val="NoSpacing"/>
      </w:pPr>
      <w:r w:rsidRPr="00344280">
        <w:t xml:space="preserve">In today’s world, one of the easiest </w:t>
      </w:r>
      <w:r w:rsidRPr="00FB43B6">
        <w:rPr>
          <w:noProof/>
        </w:rPr>
        <w:t>way</w:t>
      </w:r>
      <w:ins w:id="101" w:author="OlekMali" w:date="2017-11-30T11:15:00Z">
        <w:r w:rsidR="00FB43B6">
          <w:rPr>
            <w:noProof/>
          </w:rPr>
          <w:t>s</w:t>
        </w:r>
      </w:ins>
      <w:r w:rsidRPr="00344280">
        <w:t xml:space="preserve"> to update your status is through social media. Most people are already accustomed to using such technology and do so </w:t>
      </w:r>
      <w:r w:rsidRPr="009021FE">
        <w:rPr>
          <w:noProof/>
        </w:rPr>
        <w:t>anyways</w:t>
      </w:r>
      <w:r w:rsidRPr="00344280">
        <w:t xml:space="preserve">. Harnessing the tools given to us by Twitter, we can create a system that allows the professor to post messages and updates quickly and easily that will not only be visible at the IoT </w:t>
      </w:r>
      <w:r w:rsidRPr="00FB43B6">
        <w:rPr>
          <w:noProof/>
        </w:rPr>
        <w:t>Display</w:t>
      </w:r>
      <w:del w:id="102" w:author="OlekMali" w:date="2017-11-30T11:15:00Z">
        <w:r w:rsidRPr="00FB43B6" w:rsidDel="00FB43B6">
          <w:rPr>
            <w:noProof/>
          </w:rPr>
          <w:delText>,</w:delText>
        </w:r>
      </w:del>
      <w:r w:rsidRPr="00344280">
        <w:t xml:space="preserve"> but will also </w:t>
      </w:r>
      <w:r w:rsidRPr="00FB43B6">
        <w:rPr>
          <w:noProof/>
        </w:rPr>
        <w:t>b</w:t>
      </w:r>
      <w:ins w:id="103" w:author="OlekMali" w:date="2017-11-30T11:15:00Z">
        <w:r w:rsidR="00FB43B6">
          <w:rPr>
            <w:noProof/>
          </w:rPr>
          <w:t>e</w:t>
        </w:r>
      </w:ins>
      <w:del w:id="104" w:author="OlekMali" w:date="2017-11-30T11:15:00Z">
        <w:r w:rsidRPr="00FB43B6" w:rsidDel="00FB43B6">
          <w:rPr>
            <w:noProof/>
          </w:rPr>
          <w:delText>y</w:delText>
        </w:r>
      </w:del>
      <w:r w:rsidRPr="00344280">
        <w:t xml:space="preserve"> accessible through student</w:t>
      </w:r>
      <w:del w:id="105" w:author="OlekMali" w:date="2017-11-30T11:15:00Z">
        <w:r w:rsidRPr="00344280" w:rsidDel="00FB43B6">
          <w:delText>’</w:delText>
        </w:r>
      </w:del>
      <w:r w:rsidRPr="00344280">
        <w:t>s</w:t>
      </w:r>
      <w:ins w:id="106" w:author="OlekMali" w:date="2017-11-30T11:16:00Z">
        <w:r w:rsidR="00FB43B6">
          <w:t>’</w:t>
        </w:r>
      </w:ins>
      <w:r w:rsidRPr="00344280">
        <w:t xml:space="preserve"> personal device</w:t>
      </w:r>
      <w:ins w:id="107" w:author="OlekMali" w:date="2017-11-30T11:16:00Z">
        <w:r w:rsidR="00FB43B6">
          <w:t>s</w:t>
        </w:r>
      </w:ins>
      <w:r w:rsidRPr="00344280">
        <w:t>.</w:t>
      </w:r>
    </w:p>
    <w:p w14:paraId="5A6158AD" w14:textId="77777777" w:rsidR="00344280" w:rsidRPr="00344280" w:rsidRDefault="00344280" w:rsidP="00344280">
      <w:pPr>
        <w:pStyle w:val="NoSpacing"/>
      </w:pPr>
    </w:p>
    <w:p w14:paraId="2B788474" w14:textId="72E59DDF" w:rsidR="00344280" w:rsidRDefault="00344280" w:rsidP="00344280">
      <w:pPr>
        <w:pStyle w:val="NoSpacing"/>
      </w:pPr>
      <w:r w:rsidRPr="00344280">
        <w:t xml:space="preserve">Setting up a Twitter account for the professor to use for their classes will keep it separate from their personal account. Then, they can post messages that can be updated to the display periodically using Twitter’s feed-pulling functions in the API. </w:t>
      </w:r>
      <w:commentRangeStart w:id="108"/>
      <w:del w:id="109" w:author="Benjamin Daszkiewicz" w:date="2017-11-30T19:38:00Z">
        <w:r w:rsidRPr="00344280" w:rsidDel="00CF1E95">
          <w:delText>Again,</w:delText>
        </w:r>
        <w:commentRangeEnd w:id="108"/>
        <w:r w:rsidR="00D2370D" w:rsidDel="00CF1E95">
          <w:rPr>
            <w:rStyle w:val="CommentReference"/>
          </w:rPr>
          <w:commentReference w:id="108"/>
        </w:r>
        <w:r w:rsidRPr="00344280" w:rsidDel="00CF1E95">
          <w:delText xml:space="preserve"> using</w:delText>
        </w:r>
      </w:del>
      <w:ins w:id="110" w:author="Benjamin Daszkiewicz" w:date="2017-11-30T19:38:00Z">
        <w:r w:rsidR="00CF1E95">
          <w:t>Using</w:t>
        </w:r>
      </w:ins>
      <w:r w:rsidRPr="00344280">
        <w:t xml:space="preserve"> a tag or keyword system, the messages can be sorted by course so that students do not have to sort through irrelevant data to </w:t>
      </w:r>
      <w:r w:rsidRPr="009021FE">
        <w:rPr>
          <w:noProof/>
        </w:rPr>
        <w:t>fin</w:t>
      </w:r>
      <w:ins w:id="111" w:author="OlekMali" w:date="2017-11-30T11:16:00Z">
        <w:r w:rsidR="00FB43B6" w:rsidRPr="009021FE">
          <w:rPr>
            <w:noProof/>
            <w:rPrChange w:id="112" w:author="OlekMali" w:date="2017-11-30T11:17:00Z">
              <w:rPr>
                <w:noProof/>
                <w:u w:val="thick" w:color="E2534F"/>
              </w:rPr>
            </w:rPrChange>
          </w:rPr>
          <w:t>d</w:t>
        </w:r>
      </w:ins>
      <w:r w:rsidRPr="00344280">
        <w:t xml:space="preserve"> announcements rel</w:t>
      </w:r>
      <w:ins w:id="113" w:author="OlekMali" w:date="2017-11-30T11:16:00Z">
        <w:r w:rsidR="00FB43B6">
          <w:t>evant</w:t>
        </w:r>
      </w:ins>
      <w:del w:id="114" w:author="OlekMali" w:date="2017-11-30T11:16:00Z">
        <w:r w:rsidRPr="00344280" w:rsidDel="00FB43B6">
          <w:delText>ative</w:delText>
        </w:r>
      </w:del>
      <w:r w:rsidRPr="00344280">
        <w:t xml:space="preserve"> to them. If applicable, </w:t>
      </w:r>
      <w:commentRangeStart w:id="115"/>
      <w:del w:id="116" w:author="Benjamin Daszkiewicz" w:date="2017-11-30T19:38:00Z">
        <w:r w:rsidRPr="00344280" w:rsidDel="00CF1E95">
          <w:delText>hey</w:delText>
        </w:r>
        <w:commentRangeEnd w:id="115"/>
        <w:r w:rsidR="00D2370D" w:rsidDel="00CF1E95">
          <w:rPr>
            <w:rStyle w:val="CommentReference"/>
          </w:rPr>
          <w:commentReference w:id="115"/>
        </w:r>
        <w:r w:rsidRPr="00344280" w:rsidDel="00CF1E95">
          <w:delText xml:space="preserve"> </w:delText>
        </w:r>
      </w:del>
      <w:ins w:id="117" w:author="Benjamin Daszkiewicz" w:date="2017-11-30T19:38:00Z">
        <w:r w:rsidR="00CF1E95">
          <w:t>they</w:t>
        </w:r>
        <w:r w:rsidR="00CF1E95" w:rsidRPr="00344280">
          <w:t xml:space="preserve"> </w:t>
        </w:r>
      </w:ins>
      <w:r w:rsidRPr="00344280">
        <w:t>can also follow the individual account on their own Twitter accounts to receive the messages to their phones.</w:t>
      </w:r>
    </w:p>
    <w:p w14:paraId="1B6EBF96" w14:textId="2F332B3B" w:rsidR="00344280" w:rsidRDefault="00344280" w:rsidP="00344280">
      <w:pPr>
        <w:pStyle w:val="NoSpacing"/>
      </w:pPr>
    </w:p>
    <w:p w14:paraId="590E45C8" w14:textId="318E6C42" w:rsidR="00344280" w:rsidRDefault="00344280" w:rsidP="00344280">
      <w:pPr>
        <w:pStyle w:val="Heading3"/>
      </w:pPr>
      <w:bookmarkStart w:id="118" w:name="_Toc500843464"/>
      <w:r>
        <w:t>Advertisements</w:t>
      </w:r>
      <w:bookmarkEnd w:id="118"/>
    </w:p>
    <w:p w14:paraId="7B6DC5A2" w14:textId="31FABB5D" w:rsidR="00344280" w:rsidRDefault="00344280" w:rsidP="00344280">
      <w:pPr>
        <w:pStyle w:val="NoSpacing"/>
      </w:pPr>
      <w:r>
        <w:t>Special technology need not be applied to the advertisements. The advertisements will remain as they are now. They are presently static images that can be uploaded to the Raspberry Pi file system and displayed from there by the Python (presently browser-based) program.</w:t>
      </w:r>
    </w:p>
    <w:p w14:paraId="7AF2A7E9" w14:textId="27F43097" w:rsidR="00344280" w:rsidRDefault="00344280" w:rsidP="00344280">
      <w:pPr>
        <w:pStyle w:val="NoSpacing"/>
      </w:pPr>
    </w:p>
    <w:p w14:paraId="5DF8D0EB" w14:textId="102D676B" w:rsidR="00344280" w:rsidRDefault="00344280" w:rsidP="00344280">
      <w:pPr>
        <w:pStyle w:val="Heading3"/>
      </w:pPr>
      <w:bookmarkStart w:id="119" w:name="_Toc500843465"/>
      <w:r>
        <w:t>Paging with Geofencing</w:t>
      </w:r>
      <w:bookmarkEnd w:id="119"/>
    </w:p>
    <w:p w14:paraId="58DFC3BB" w14:textId="0AC7D13D" w:rsidR="00344280" w:rsidRPr="00344280" w:rsidRDefault="00344280" w:rsidP="00344280">
      <w:pPr>
        <w:pStyle w:val="NoSpacing"/>
        <w:rPr>
          <w:rFonts w:ascii="Times New Roman" w:hAnsi="Times New Roman" w:cs="Times New Roman"/>
          <w:sz w:val="24"/>
          <w:szCs w:val="24"/>
        </w:rPr>
      </w:pPr>
      <w:r w:rsidRPr="00344280">
        <w:t xml:space="preserve">The paging feature will allow students to press a button in the Display application that will alert the professor that they have been requested at their office. The purpose of geofencing and scheduling checks in the paging feature </w:t>
      </w:r>
      <w:ins w:id="120" w:author="OlekMali" w:date="2017-11-30T11:17:00Z">
        <w:r w:rsidR="009021FE">
          <w:rPr>
            <w:noProof/>
          </w:rPr>
          <w:t>is</w:t>
        </w:r>
      </w:ins>
      <w:del w:id="121" w:author="OlekMali" w:date="2017-11-30T11:17:00Z">
        <w:r w:rsidRPr="009021FE" w:rsidDel="009021FE">
          <w:rPr>
            <w:noProof/>
          </w:rPr>
          <w:delText>are</w:delText>
        </w:r>
      </w:del>
      <w:r w:rsidRPr="00344280">
        <w:t xml:space="preserve"> to ensure that students cannot disrupt the professors in meetings, teaching lectures, or on their personal time by abuse of the paging button.</w:t>
      </w:r>
    </w:p>
    <w:p w14:paraId="1B64C46A" w14:textId="77777777" w:rsidR="00344280" w:rsidRPr="00344280" w:rsidRDefault="00344280" w:rsidP="00344280">
      <w:pPr>
        <w:pStyle w:val="NoSpacing"/>
        <w:rPr>
          <w:rFonts w:ascii="Times New Roman" w:hAnsi="Times New Roman" w:cs="Times New Roman"/>
          <w:sz w:val="24"/>
          <w:szCs w:val="24"/>
        </w:rPr>
      </w:pPr>
    </w:p>
    <w:p w14:paraId="03CFC411" w14:textId="639F3358" w:rsidR="00344280" w:rsidRPr="00344280" w:rsidRDefault="00344280" w:rsidP="00344280">
      <w:pPr>
        <w:pStyle w:val="NoSpacing"/>
        <w:rPr>
          <w:rFonts w:ascii="Times New Roman" w:hAnsi="Times New Roman" w:cs="Times New Roman"/>
          <w:sz w:val="24"/>
          <w:szCs w:val="24"/>
        </w:rPr>
      </w:pPr>
      <w:r w:rsidRPr="00344280">
        <w:t xml:space="preserve">It will be necessary to take GPS data from </w:t>
      </w:r>
      <w:commentRangeStart w:id="122"/>
      <w:r w:rsidRPr="00344280">
        <w:t xml:space="preserve">the </w:t>
      </w:r>
      <w:r w:rsidRPr="0072416B">
        <w:rPr>
          <w:noProof/>
        </w:rPr>
        <w:t>professor</w:t>
      </w:r>
      <w:ins w:id="123" w:author="OlekMali" w:date="2017-11-30T11:17:00Z">
        <w:r w:rsidR="0072416B">
          <w:rPr>
            <w:noProof/>
          </w:rPr>
          <w:t>’</w:t>
        </w:r>
      </w:ins>
      <w:r w:rsidRPr="0072416B">
        <w:rPr>
          <w:noProof/>
        </w:rPr>
        <w:t>s</w:t>
      </w:r>
      <w:r w:rsidRPr="00344280">
        <w:t xml:space="preserve"> </w:t>
      </w:r>
      <w:commentRangeEnd w:id="122"/>
      <w:r w:rsidR="00D2370D">
        <w:rPr>
          <w:rStyle w:val="CommentReference"/>
        </w:rPr>
        <w:commentReference w:id="122"/>
      </w:r>
      <w:r w:rsidRPr="00344280">
        <w:t>phone</w:t>
      </w:r>
      <w:del w:id="124" w:author="OlekMali" w:date="2017-11-30T11:17:00Z">
        <w:r w:rsidRPr="00344280" w:rsidDel="0072416B">
          <w:delText>s</w:delText>
        </w:r>
      </w:del>
      <w:r w:rsidRPr="00344280">
        <w:t xml:space="preserve"> </w:t>
      </w:r>
      <w:commentRangeStart w:id="125"/>
      <w:r w:rsidRPr="00344280">
        <w:t xml:space="preserve">in order for </w:t>
      </w:r>
      <w:commentRangeEnd w:id="125"/>
      <w:r w:rsidR="00D2370D">
        <w:rPr>
          <w:rStyle w:val="CommentReference"/>
        </w:rPr>
        <w:commentReference w:id="125"/>
      </w:r>
      <w:r w:rsidRPr="00344280">
        <w:t>this functionality to work. Due to the difficulty in developing small, non-commercial applications for iOS, we will be using an already available application that will pull the data from the phone and host it on a server which we will then be able to access via an API or other such technology. The application must be available for both Android and iOS so as not to limit the Display’s flexibility.</w:t>
      </w:r>
    </w:p>
    <w:p w14:paraId="54A1846F" w14:textId="77777777" w:rsidR="00344280" w:rsidRPr="00344280" w:rsidRDefault="00344280" w:rsidP="00344280">
      <w:pPr>
        <w:pStyle w:val="NoSpacing"/>
        <w:rPr>
          <w:rFonts w:ascii="Times New Roman" w:hAnsi="Times New Roman" w:cs="Times New Roman"/>
          <w:sz w:val="24"/>
          <w:szCs w:val="24"/>
        </w:rPr>
      </w:pPr>
    </w:p>
    <w:p w14:paraId="5362825F" w14:textId="6368D42E" w:rsidR="00344280" w:rsidRPr="00344280" w:rsidRDefault="00344280" w:rsidP="00344280">
      <w:pPr>
        <w:pStyle w:val="NoSpacing"/>
        <w:rPr>
          <w:rFonts w:ascii="Times New Roman" w:hAnsi="Times New Roman" w:cs="Times New Roman"/>
          <w:sz w:val="24"/>
          <w:szCs w:val="24"/>
        </w:rPr>
      </w:pPr>
      <w:r w:rsidRPr="00344280">
        <w:t xml:space="preserve">The raw GPS coordinates will then be used by the Python application to determine if the professor is in the building. See the geofencing reference under “Additional References” for more information on geofencing. Once the app has determined </w:t>
      </w:r>
      <w:commentRangeStart w:id="126"/>
      <w:del w:id="127" w:author="Benjamin Daszkiewicz" w:date="2017-11-30T19:39:00Z">
        <w:r w:rsidRPr="00344280" w:rsidDel="00CF1E95">
          <w:delText>of</w:delText>
        </w:r>
        <w:commentRangeEnd w:id="126"/>
        <w:r w:rsidR="00D2370D" w:rsidDel="00CF1E95">
          <w:rPr>
            <w:rStyle w:val="CommentReference"/>
          </w:rPr>
          <w:commentReference w:id="126"/>
        </w:r>
        <w:r w:rsidRPr="00344280" w:rsidDel="00CF1E95">
          <w:delText xml:space="preserve"> </w:delText>
        </w:r>
      </w:del>
      <w:ins w:id="128" w:author="Benjamin Daszkiewicz" w:date="2017-11-30T19:39:00Z">
        <w:r w:rsidR="00CF1E95">
          <w:t>if</w:t>
        </w:r>
        <w:r w:rsidR="00CF1E95" w:rsidRPr="00344280">
          <w:t xml:space="preserve"> </w:t>
        </w:r>
      </w:ins>
      <w:r w:rsidRPr="00344280">
        <w:t xml:space="preserve">the professor is within the geofence, it will check the time and professor’s schedule to determine if they are available. Only then will it enable the paging button, </w:t>
      </w:r>
      <w:r w:rsidRPr="00344280">
        <w:lastRenderedPageBreak/>
        <w:t xml:space="preserve">which can be pressed to send an SMS message to the professor’s phone, informing them that they are requested at their office. </w:t>
      </w:r>
    </w:p>
    <w:p w14:paraId="0FEFA54A" w14:textId="7C0149EA" w:rsidR="00344280" w:rsidRDefault="00344280" w:rsidP="00344280"/>
    <w:p w14:paraId="587DA246" w14:textId="2C614D36" w:rsidR="00344280" w:rsidRDefault="00344280" w:rsidP="00344280">
      <w:pPr>
        <w:pStyle w:val="Heading3"/>
      </w:pPr>
      <w:bookmarkStart w:id="129" w:name="_Toc500843466"/>
      <w:r>
        <w:t>Weather Data</w:t>
      </w:r>
      <w:bookmarkEnd w:id="129"/>
    </w:p>
    <w:p w14:paraId="6BACDF9C" w14:textId="34BA65F3" w:rsidR="00344280" w:rsidRDefault="00344280" w:rsidP="00344280">
      <w:pPr>
        <w:pStyle w:val="NoSpacing"/>
      </w:pPr>
      <w:r>
        <w:t xml:space="preserve">The weather data functionality of the calendar will be kept and improved upon. Modern devices often show the weather at a glance from the home </w:t>
      </w:r>
      <w:r w:rsidRPr="0072416B">
        <w:rPr>
          <w:noProof/>
        </w:rPr>
        <w:t>screen</w:t>
      </w:r>
      <w:ins w:id="130" w:author="OlekMali" w:date="2017-11-30T11:18:00Z">
        <w:r w:rsidR="0072416B">
          <w:rPr>
            <w:noProof/>
          </w:rPr>
          <w:t>,</w:t>
        </w:r>
      </w:ins>
      <w:r>
        <w:t xml:space="preserve"> and we will implement similar convenience, integrating the weather data in an interactive way.</w:t>
      </w:r>
    </w:p>
    <w:p w14:paraId="620B5F4D" w14:textId="77777777" w:rsidR="00344280" w:rsidRDefault="00344280" w:rsidP="00344280">
      <w:pPr>
        <w:pStyle w:val="NoSpacing"/>
      </w:pPr>
    </w:p>
    <w:p w14:paraId="69540215" w14:textId="3E7C98CE" w:rsidR="00344280" w:rsidRDefault="00344280" w:rsidP="00344280">
      <w:pPr>
        <w:pStyle w:val="NoSpacing"/>
      </w:pPr>
      <w:r>
        <w:t xml:space="preserve">Presently, data is being pulled from the National Weather Service via a modifiable URL that will return different data depending on how it is modified. The information is accurate and </w:t>
      </w:r>
      <w:r w:rsidRPr="0072416B">
        <w:rPr>
          <w:noProof/>
        </w:rPr>
        <w:t>reliable</w:t>
      </w:r>
      <w:ins w:id="131" w:author="OlekMali" w:date="2017-11-30T11:18:00Z">
        <w:r w:rsidR="0072416B">
          <w:rPr>
            <w:noProof/>
          </w:rPr>
          <w:t>,</w:t>
        </w:r>
      </w:ins>
      <w:r>
        <w:t xml:space="preserve"> and this method will be kept to meet the minimum requirements of the project. However, if given time, we may seek out a cost-free API that will give data in an easier to handle way. Radar images and maps can be displayed via links as </w:t>
      </w:r>
      <w:r w:rsidRPr="0072416B">
        <w:rPr>
          <w:noProof/>
        </w:rPr>
        <w:t>well</w:t>
      </w:r>
      <w:ins w:id="132" w:author="OlekMali" w:date="2017-11-30T11:18:00Z">
        <w:r w:rsidR="0072416B">
          <w:rPr>
            <w:noProof/>
          </w:rPr>
          <w:t>,</w:t>
        </w:r>
      </w:ins>
      <w:r>
        <w:t xml:space="preserve"> and we will use the standard Python HTML library to fetch the images and display them.</w:t>
      </w:r>
    </w:p>
    <w:p w14:paraId="56E0DC29" w14:textId="77777777" w:rsidR="00344280" w:rsidRDefault="00344280" w:rsidP="00344280">
      <w:pPr>
        <w:pStyle w:val="NoSpacing"/>
      </w:pPr>
    </w:p>
    <w:p w14:paraId="3498BD5E" w14:textId="66BAFFBE" w:rsidR="00344280" w:rsidRPr="00344280" w:rsidRDefault="00344280" w:rsidP="00344280">
      <w:pPr>
        <w:pStyle w:val="NoSpacing"/>
      </w:pPr>
      <w:r>
        <w:t xml:space="preserve">The changes being implemented to the weather portion of the project are on the home screen. The center of the home screen will be a large icon that represents current weather conditions at that time. The page background will also be representative. As the day/night cycle changes and the weather changes, the icon will change. For instance, once the sun is set, the “clear weather” icon will change from </w:t>
      </w:r>
      <w:del w:id="133" w:author="OlekMali" w:date="2017-11-30T11:18:00Z">
        <w:r w:rsidDel="0072416B">
          <w:delText>a</w:delText>
        </w:r>
      </w:del>
      <w:ins w:id="134" w:author="OlekMali" w:date="2017-11-30T11:18:00Z">
        <w:r w:rsidR="0072416B">
          <w:t>S</w:t>
        </w:r>
      </w:ins>
      <w:del w:id="135" w:author="OlekMali" w:date="2017-11-30T11:18:00Z">
        <w:r w:rsidDel="0072416B">
          <w:delText xml:space="preserve"> s</w:delText>
        </w:r>
      </w:del>
      <w:r>
        <w:t xml:space="preserve">un to </w:t>
      </w:r>
      <w:del w:id="136" w:author="OlekMali" w:date="2017-11-30T11:18:00Z">
        <w:r w:rsidDel="0072416B">
          <w:delText xml:space="preserve">a </w:delText>
        </w:r>
      </w:del>
      <w:ins w:id="137" w:author="OlekMali" w:date="2017-11-30T11:18:00Z">
        <w:r w:rsidR="0072416B" w:rsidRPr="0072416B">
          <w:rPr>
            <w:noProof/>
            <w:rPrChange w:id="138" w:author="OlekMali" w:date="2017-11-30T11:19:00Z">
              <w:rPr>
                <w:noProof/>
                <w:u w:val="thick" w:color="28B473"/>
              </w:rPr>
            </w:rPrChange>
          </w:rPr>
          <w:t>M</w:t>
        </w:r>
      </w:ins>
      <w:del w:id="139" w:author="OlekMali" w:date="2017-11-30T11:18:00Z">
        <w:r w:rsidRPr="0072416B" w:rsidDel="0072416B">
          <w:rPr>
            <w:noProof/>
          </w:rPr>
          <w:delText>m</w:delText>
        </w:r>
      </w:del>
      <w:r w:rsidRPr="0072416B">
        <w:rPr>
          <w:noProof/>
        </w:rPr>
        <w:t>oon</w:t>
      </w:r>
      <w:del w:id="140" w:author="OlekMali" w:date="2017-11-30T11:19:00Z">
        <w:r w:rsidRPr="0072416B" w:rsidDel="0072416B">
          <w:rPr>
            <w:noProof/>
          </w:rPr>
          <w:delText>,</w:delText>
        </w:r>
      </w:del>
      <w:r>
        <w:t xml:space="preserve"> and the background from a clear blue sky to a clear starry one. If it begins raining midday, a “partly cloudy” icon and puffy cloud background will change to rain clouds. Current, high, and </w:t>
      </w:r>
      <w:r w:rsidRPr="00C4794C">
        <w:rPr>
          <w:noProof/>
        </w:rPr>
        <w:t>low temperature</w:t>
      </w:r>
      <w:r>
        <w:t xml:space="preserve"> data will also be displayed and clicking on the large weather icon is how more detailed weather information and maps will be accessed.</w:t>
      </w:r>
    </w:p>
    <w:p w14:paraId="52932605" w14:textId="342CDFB7" w:rsidR="00EA49E8" w:rsidDel="00F24E72" w:rsidRDefault="00EA49E8" w:rsidP="005D454F">
      <w:pPr>
        <w:pStyle w:val="Heading2"/>
        <w:rPr>
          <w:del w:id="141" w:author="Benjamin Daszkiewicz" w:date="2017-11-30T18:02:00Z"/>
        </w:rPr>
      </w:pPr>
    </w:p>
    <w:p w14:paraId="390BCA6A" w14:textId="44ED4359" w:rsidR="00EA49E8" w:rsidRDefault="00EA49E8">
      <w:pPr>
        <w:rPr>
          <w:rFonts w:asciiTheme="majorHAnsi" w:eastAsiaTheme="majorEastAsia" w:hAnsiTheme="majorHAnsi" w:cstheme="majorBidi"/>
          <w:i/>
          <w:sz w:val="26"/>
          <w:szCs w:val="26"/>
        </w:rPr>
      </w:pPr>
      <w:del w:id="142" w:author="Benjamin Daszkiewicz" w:date="2017-11-30T18:02:00Z">
        <w:r w:rsidDel="00F24E72">
          <w:br w:type="page"/>
        </w:r>
      </w:del>
    </w:p>
    <w:p w14:paraId="7D67133D" w14:textId="3F1F6936" w:rsidR="005D454F" w:rsidRDefault="005D454F" w:rsidP="005D454F">
      <w:pPr>
        <w:pStyle w:val="Heading2"/>
      </w:pPr>
      <w:bookmarkStart w:id="143" w:name="_Toc500843467"/>
      <w:r>
        <w:t>Software Development Life Cycle Diagrams</w:t>
      </w:r>
      <w:bookmarkEnd w:id="143"/>
    </w:p>
    <w:p w14:paraId="6F191A05" w14:textId="2CAB6897" w:rsidR="005D454F" w:rsidRDefault="005D454F" w:rsidP="005D454F">
      <w:pPr>
        <w:pStyle w:val="Heading3"/>
      </w:pPr>
      <w:bookmarkStart w:id="144" w:name="_Toc500843468"/>
      <w:r>
        <w:t>Data Flow</w:t>
      </w:r>
      <w:bookmarkEnd w:id="144"/>
    </w:p>
    <w:p w14:paraId="46D835CF" w14:textId="5DA09CA3" w:rsidR="00ED5A95" w:rsidRPr="00ED5A95" w:rsidRDefault="000853F1" w:rsidP="00ED5A95">
      <w:r>
        <w:t xml:space="preserve">The Context Data Flow Diagram shows on a high level how data and what kind of data </w:t>
      </w:r>
      <w:r w:rsidRPr="00C4794C">
        <w:rPr>
          <w:noProof/>
        </w:rPr>
        <w:t>move</w:t>
      </w:r>
      <w:del w:id="145" w:author="OlekMali" w:date="2017-11-30T11:19:00Z">
        <w:r w:rsidRPr="00C4794C" w:rsidDel="00C4794C">
          <w:rPr>
            <w:noProof/>
          </w:rPr>
          <w:delText>s</w:delText>
        </w:r>
      </w:del>
      <w:r>
        <w:t xml:space="preserve"> between modules with the GUI home page main loop being centric to the model. Here, the functions that move data are </w:t>
      </w:r>
      <w:r w:rsidRPr="00C4794C">
        <w:rPr>
          <w:noProof/>
        </w:rPr>
        <w:t>named</w:t>
      </w:r>
      <w:r>
        <w:t xml:space="preserve"> and tasks can be broken down by </w:t>
      </w:r>
      <w:r w:rsidRPr="00C4794C">
        <w:rPr>
          <w:noProof/>
        </w:rPr>
        <w:t>module</w:t>
      </w:r>
      <w:r>
        <w:t>. A Level 0 Data Flow Diagram would break down each module into submodules and display data stores along with the functions that pass data around the sub-modules.</w:t>
      </w:r>
    </w:p>
    <w:p w14:paraId="7BC69C5C" w14:textId="77777777" w:rsidR="002C5274" w:rsidRDefault="00D30F70" w:rsidP="002C5274">
      <w:pPr>
        <w:keepNext/>
      </w:pPr>
      <w:r>
        <w:rPr>
          <w:noProof/>
        </w:rPr>
        <w:lastRenderedPageBreak/>
        <w:drawing>
          <wp:inline distT="0" distB="0" distL="0" distR="0" wp14:anchorId="6ABE51F7" wp14:editId="1F09C3F4">
            <wp:extent cx="5943600" cy="3942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DF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421DE942" w14:textId="27410EE5" w:rsidR="00D30F70" w:rsidRPr="00D30F70" w:rsidRDefault="002C5274" w:rsidP="002C5274">
      <w:pPr>
        <w:pStyle w:val="Caption"/>
        <w:jc w:val="center"/>
      </w:pPr>
      <w:r>
        <w:t xml:space="preserve">Figure </w:t>
      </w:r>
      <w:r w:rsidR="00E772B1">
        <w:fldChar w:fldCharType="begin"/>
      </w:r>
      <w:r w:rsidR="00E772B1">
        <w:instrText xml:space="preserve"> SEQ Figure \* ARABIC </w:instrText>
      </w:r>
      <w:r w:rsidR="00E772B1">
        <w:fldChar w:fldCharType="separate"/>
      </w:r>
      <w:r w:rsidR="00CB43AA">
        <w:rPr>
          <w:noProof/>
        </w:rPr>
        <w:t>2</w:t>
      </w:r>
      <w:r w:rsidR="00E772B1">
        <w:rPr>
          <w:noProof/>
        </w:rPr>
        <w:fldChar w:fldCharType="end"/>
      </w:r>
      <w:r>
        <w:t>: Context DFD for Software Modules</w:t>
      </w:r>
    </w:p>
    <w:p w14:paraId="3A1F3B72" w14:textId="77777777" w:rsidR="00EA49E8" w:rsidRDefault="00EA49E8">
      <w:pPr>
        <w:rPr>
          <w:rFonts w:asciiTheme="majorHAnsi" w:eastAsiaTheme="majorEastAsia" w:hAnsiTheme="majorHAnsi" w:cstheme="majorBidi"/>
          <w:b/>
          <w:sz w:val="24"/>
          <w:szCs w:val="24"/>
        </w:rPr>
      </w:pPr>
      <w:r>
        <w:br w:type="page"/>
      </w:r>
    </w:p>
    <w:p w14:paraId="21C41D4D" w14:textId="0D09556F" w:rsidR="005D454F" w:rsidRDefault="005D454F" w:rsidP="005D454F">
      <w:pPr>
        <w:pStyle w:val="Heading3"/>
      </w:pPr>
      <w:bookmarkStart w:id="146" w:name="_Toc500843469"/>
      <w:r>
        <w:lastRenderedPageBreak/>
        <w:t>State Transition</w:t>
      </w:r>
      <w:bookmarkEnd w:id="146"/>
    </w:p>
    <w:p w14:paraId="3ECA1784" w14:textId="1CAF694A" w:rsidR="005D454F" w:rsidRDefault="005D454F" w:rsidP="00EA49E8">
      <w:pPr>
        <w:pStyle w:val="NoSpacing"/>
      </w:pPr>
      <w:r>
        <w:t xml:space="preserve">Figure </w:t>
      </w:r>
      <w:ins w:id="147" w:author="Benjamin Daszkiewicz" w:date="2017-11-30T17:58:00Z">
        <w:r w:rsidR="00542E0D">
          <w:t>3</w:t>
        </w:r>
      </w:ins>
      <w:del w:id="148" w:author="Benjamin Daszkiewicz" w:date="2017-11-30T17:58:00Z">
        <w:r w:rsidDel="00542E0D">
          <w:delText>2</w:delText>
        </w:r>
      </w:del>
      <w:r>
        <w:t xml:space="preserve"> shows a </w:t>
      </w:r>
      <w:r w:rsidRPr="00C4794C">
        <w:rPr>
          <w:noProof/>
        </w:rPr>
        <w:t>high</w:t>
      </w:r>
      <w:ins w:id="149" w:author="OlekMali" w:date="2017-11-30T11:20:00Z">
        <w:r w:rsidR="00C4794C">
          <w:rPr>
            <w:noProof/>
          </w:rPr>
          <w:t>-</w:t>
        </w:r>
      </w:ins>
      <w:del w:id="150" w:author="OlekMali" w:date="2017-11-30T11:20:00Z">
        <w:r w:rsidRPr="00C4794C" w:rsidDel="00C4794C">
          <w:rPr>
            <w:noProof/>
          </w:rPr>
          <w:delText xml:space="preserve"> </w:delText>
        </w:r>
      </w:del>
      <w:r w:rsidRPr="00C4794C">
        <w:rPr>
          <w:noProof/>
        </w:rPr>
        <w:t>level</w:t>
      </w:r>
      <w:r>
        <w:t xml:space="preserve"> state transition diagram (STD) of the software </w:t>
      </w:r>
      <w:r w:rsidRPr="00C4794C">
        <w:rPr>
          <w:noProof/>
        </w:rPr>
        <w:t xml:space="preserve">focusing </w:t>
      </w:r>
      <w:ins w:id="151" w:author="OlekMali" w:date="2017-11-30T11:20:00Z">
        <w:r w:rsidR="00C4794C">
          <w:rPr>
            <w:noProof/>
          </w:rPr>
          <w:t>on</w:t>
        </w:r>
      </w:ins>
      <w:del w:id="152" w:author="OlekMali" w:date="2017-11-30T11:20:00Z">
        <w:r w:rsidRPr="00C4794C" w:rsidDel="00C4794C">
          <w:rPr>
            <w:noProof/>
          </w:rPr>
          <w:delText>around</w:delText>
        </w:r>
      </w:del>
      <w:r>
        <w:t xml:space="preserve"> the minimum functionality requirements. It details how users will navigate from place to place in the software and gives an idea of what features will be accessible from certain areas of the software. The simple STD indicates successfully streamlined software that is user-friendly to navigate.</w:t>
      </w:r>
    </w:p>
    <w:p w14:paraId="209B4ECC" w14:textId="77777777" w:rsidR="00EA49E8" w:rsidRDefault="00EA49E8" w:rsidP="00EA49E8">
      <w:pPr>
        <w:pStyle w:val="NoSpacing"/>
      </w:pPr>
    </w:p>
    <w:p w14:paraId="4FD0E121" w14:textId="77777777" w:rsidR="002C5274" w:rsidRDefault="005D454F" w:rsidP="002C5274">
      <w:pPr>
        <w:pStyle w:val="NoSpacing"/>
        <w:keepNext/>
      </w:pPr>
      <w:r>
        <w:rPr>
          <w:noProof/>
        </w:rPr>
        <w:drawing>
          <wp:inline distT="0" distB="0" distL="0" distR="0" wp14:anchorId="29F21D42" wp14:editId="1D79D0F0">
            <wp:extent cx="5779509" cy="5895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LevelSTD.png"/>
                    <pic:cNvPicPr/>
                  </pic:nvPicPr>
                  <pic:blipFill>
                    <a:blip r:embed="rId18">
                      <a:extLst>
                        <a:ext uri="{28A0092B-C50C-407E-A947-70E740481C1C}">
                          <a14:useLocalDpi xmlns:a14="http://schemas.microsoft.com/office/drawing/2010/main" val="0"/>
                        </a:ext>
                      </a:extLst>
                    </a:blip>
                    <a:stretch>
                      <a:fillRect/>
                    </a:stretch>
                  </pic:blipFill>
                  <pic:spPr>
                    <a:xfrm>
                      <a:off x="0" y="0"/>
                      <a:ext cx="5779509" cy="5895343"/>
                    </a:xfrm>
                    <a:prstGeom prst="rect">
                      <a:avLst/>
                    </a:prstGeom>
                  </pic:spPr>
                </pic:pic>
              </a:graphicData>
            </a:graphic>
          </wp:inline>
        </w:drawing>
      </w:r>
    </w:p>
    <w:p w14:paraId="3C131B2B" w14:textId="52D3BE44" w:rsidR="002C5274" w:rsidRDefault="002C5274" w:rsidP="002C5274">
      <w:pPr>
        <w:pStyle w:val="Caption"/>
        <w:jc w:val="center"/>
      </w:pPr>
      <w:r>
        <w:t xml:space="preserve">Figure </w:t>
      </w:r>
      <w:r w:rsidR="00E772B1">
        <w:fldChar w:fldCharType="begin"/>
      </w:r>
      <w:r w:rsidR="00E772B1">
        <w:instrText xml:space="preserve"> SEQ Figure \* ARABIC </w:instrText>
      </w:r>
      <w:r w:rsidR="00E772B1">
        <w:fldChar w:fldCharType="separate"/>
      </w:r>
      <w:r w:rsidR="00CB43AA">
        <w:rPr>
          <w:noProof/>
        </w:rPr>
        <w:t>3</w:t>
      </w:r>
      <w:r w:rsidR="00E772B1">
        <w:rPr>
          <w:noProof/>
        </w:rPr>
        <w:fldChar w:fldCharType="end"/>
      </w:r>
      <w:r>
        <w:t xml:space="preserve">: </w:t>
      </w:r>
      <w:r w:rsidRPr="004A2A11">
        <w:t>High-level state transition diagram for Display GUI</w:t>
      </w:r>
    </w:p>
    <w:p w14:paraId="06C7A67A" w14:textId="717926C2" w:rsidR="005D454F" w:rsidRDefault="005D454F" w:rsidP="002C5274">
      <w:pPr>
        <w:pStyle w:val="NoSpacing"/>
      </w:pPr>
    </w:p>
    <w:p w14:paraId="70137E31" w14:textId="37A93D0E" w:rsidR="005D454F" w:rsidRDefault="005D454F" w:rsidP="005D454F">
      <w:pPr>
        <w:pStyle w:val="NoSpacing"/>
      </w:pPr>
    </w:p>
    <w:p w14:paraId="52CDAD03" w14:textId="77777777" w:rsidR="00EA49E8" w:rsidRDefault="00EA49E8">
      <w:pPr>
        <w:rPr>
          <w:rFonts w:asciiTheme="majorHAnsi" w:eastAsiaTheme="majorEastAsia" w:hAnsiTheme="majorHAnsi" w:cstheme="majorBidi"/>
          <w:b/>
          <w:sz w:val="24"/>
          <w:szCs w:val="24"/>
        </w:rPr>
      </w:pPr>
      <w:r>
        <w:br w:type="page"/>
      </w:r>
    </w:p>
    <w:p w14:paraId="72981B9F" w14:textId="4492E7A6" w:rsidR="005D454F" w:rsidRDefault="005D454F" w:rsidP="005D454F">
      <w:pPr>
        <w:pStyle w:val="Heading3"/>
      </w:pPr>
      <w:bookmarkStart w:id="153" w:name="_Toc500843470"/>
      <w:r>
        <w:lastRenderedPageBreak/>
        <w:t>GUI Hierarchical Design Model</w:t>
      </w:r>
      <w:bookmarkEnd w:id="153"/>
    </w:p>
    <w:p w14:paraId="539DEE12" w14:textId="1A190671" w:rsidR="00ED5A95" w:rsidRPr="00ED5A95" w:rsidRDefault="00EA49E8" w:rsidP="00ED5A95">
      <w:r>
        <w:t xml:space="preserve">The GUI Hierarchical Design Model breaks down the visible objects on the main page of the Display. Each instance of each element is listed under the general heading. Underneath, attributes of each general element are listed. This diagram helps greatly in the creation of class objects for the GUI environment. Some of these elements exist natively in the wxPython graphics library such as Image, Text, and Button. However, not all native objects are visually customizable. For instance, the Button object has limited </w:t>
      </w:r>
      <w:r w:rsidR="00C9697C">
        <w:t xml:space="preserve">customizability on its appearance. In that case, a new object will have to be created that allows its image to be modified. These classes can be inherited from the Image object, which has </w:t>
      </w:r>
      <w:r w:rsidR="00C9697C" w:rsidRPr="005903E5">
        <w:rPr>
          <w:noProof/>
        </w:rPr>
        <w:t>built</w:t>
      </w:r>
      <w:ins w:id="154" w:author="OlekMali" w:date="2017-11-30T11:28:00Z">
        <w:r w:rsidR="005903E5">
          <w:rPr>
            <w:noProof/>
          </w:rPr>
          <w:t>-</w:t>
        </w:r>
      </w:ins>
      <w:del w:id="155" w:author="OlekMali" w:date="2017-11-30T11:28:00Z">
        <w:r w:rsidR="00C9697C" w:rsidRPr="005903E5" w:rsidDel="005903E5">
          <w:rPr>
            <w:noProof/>
          </w:rPr>
          <w:delText xml:space="preserve"> </w:delText>
        </w:r>
      </w:del>
      <w:r w:rsidR="00C9697C" w:rsidRPr="005903E5">
        <w:rPr>
          <w:noProof/>
        </w:rPr>
        <w:t>in</w:t>
      </w:r>
      <w:r w:rsidR="00C9697C">
        <w:t xml:space="preserve"> ability to handle custom object masks and portable network graphic (PNG) alpha values.</w:t>
      </w:r>
    </w:p>
    <w:p w14:paraId="5192C77A" w14:textId="77777777" w:rsidR="002C5274" w:rsidRDefault="00B62637" w:rsidP="002C5274">
      <w:pPr>
        <w:keepNext/>
      </w:pPr>
      <w:r>
        <w:rPr>
          <w:noProof/>
        </w:rPr>
        <w:drawing>
          <wp:inline distT="0" distB="0" distL="0" distR="0" wp14:anchorId="5A336E22" wp14:editId="2F2A86EC">
            <wp:extent cx="5943600" cy="445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_design_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14:paraId="7AFEB394" w14:textId="5E90C935" w:rsidR="00B62637" w:rsidRPr="00B62637" w:rsidRDefault="002C5274" w:rsidP="002C5274">
      <w:pPr>
        <w:pStyle w:val="Caption"/>
        <w:jc w:val="center"/>
      </w:pPr>
      <w:r>
        <w:t xml:space="preserve">Figure </w:t>
      </w:r>
      <w:r w:rsidR="00E772B1">
        <w:fldChar w:fldCharType="begin"/>
      </w:r>
      <w:r w:rsidR="00E772B1">
        <w:instrText xml:space="preserve"> SEQ Figure \* ARABIC </w:instrText>
      </w:r>
      <w:r w:rsidR="00E772B1">
        <w:fldChar w:fldCharType="separate"/>
      </w:r>
      <w:r w:rsidR="00CB43AA">
        <w:rPr>
          <w:noProof/>
        </w:rPr>
        <w:t>4</w:t>
      </w:r>
      <w:r w:rsidR="00E772B1">
        <w:rPr>
          <w:noProof/>
        </w:rPr>
        <w:fldChar w:fldCharType="end"/>
      </w:r>
      <w:r>
        <w:t>: Hierarchical design model for GUI home page</w:t>
      </w:r>
    </w:p>
    <w:p w14:paraId="5F59EFD5" w14:textId="77777777" w:rsidR="0051244F" w:rsidRDefault="0051244F" w:rsidP="0051244F">
      <w:pPr>
        <w:pStyle w:val="Heading1"/>
      </w:pPr>
      <w:bookmarkStart w:id="156" w:name="_Toc500843471"/>
      <w:r>
        <w:t>Engineering Efforts Completed to Date</w:t>
      </w:r>
      <w:bookmarkEnd w:id="156"/>
    </w:p>
    <w:p w14:paraId="0BB4E28E" w14:textId="31B0614A" w:rsidR="005D454F" w:rsidRPr="005D454F" w:rsidRDefault="005D454F" w:rsidP="005D454F">
      <w:pPr>
        <w:pStyle w:val="NoSpacing"/>
        <w:rPr>
          <w:rFonts w:ascii="Times New Roman" w:hAnsi="Times New Roman" w:cs="Times New Roman"/>
          <w:sz w:val="24"/>
          <w:szCs w:val="24"/>
        </w:rPr>
      </w:pPr>
      <w:r w:rsidRPr="005D454F">
        <w:t xml:space="preserve">The engineering efforts to accomplish the project started with the initial designing process. This included theorizing new ideas and additions to add to the current calendar, along with improving its functionality. A few sketches were drawn up to help improve the visual appeal as well as the readability. </w:t>
      </w:r>
      <w:commentRangeStart w:id="157"/>
      <w:r w:rsidRPr="005D454F">
        <w:t xml:space="preserve">It was ultimately decided to use </w:t>
      </w:r>
      <w:del w:id="158" w:author="Benjamin Daszkiewicz" w:date="2017-11-30T19:39:00Z">
        <w:r w:rsidRPr="005D454F" w:rsidDel="00CF1E95">
          <w:delText>google docs</w:delText>
        </w:r>
      </w:del>
      <w:ins w:id="159" w:author="Benjamin Daszkiewicz" w:date="2017-11-30T19:39:00Z">
        <w:r w:rsidR="00CF1E95">
          <w:t>Microsoft OneDrive and Google Drive</w:t>
        </w:r>
      </w:ins>
      <w:r w:rsidRPr="005D454F">
        <w:t xml:space="preserve"> to help share and document any data or information so it can easily be edited</w:t>
      </w:r>
      <w:commentRangeEnd w:id="157"/>
      <w:r w:rsidR="00D2370D">
        <w:rPr>
          <w:rStyle w:val="CommentReference"/>
        </w:rPr>
        <w:commentReference w:id="157"/>
      </w:r>
      <w:r w:rsidRPr="005D454F">
        <w:t xml:space="preserve">. </w:t>
      </w:r>
      <w:r>
        <w:t>Both GitH</w:t>
      </w:r>
      <w:r w:rsidRPr="005D454F">
        <w:t xml:space="preserve">ub and Trello are being used to help manage the structure and designing process. A request for a side project presented itself, which required a bit of work that would later build itself into the IoT Informational Management Display. Furthermore, the </w:t>
      </w:r>
      <w:r w:rsidRPr="005D454F">
        <w:lastRenderedPageBreak/>
        <w:t xml:space="preserve">construction of an </w:t>
      </w:r>
      <w:ins w:id="160" w:author="OlekMali" w:date="2017-11-30T11:28:00Z">
        <w:r w:rsidR="005903E5">
          <w:rPr>
            <w:noProof/>
          </w:rPr>
          <w:t>HTML</w:t>
        </w:r>
      </w:ins>
      <w:del w:id="161" w:author="OlekMali" w:date="2017-11-30T11:28:00Z">
        <w:r w:rsidRPr="005903E5" w:rsidDel="005903E5">
          <w:rPr>
            <w:noProof/>
          </w:rPr>
          <w:delText>html</w:delText>
        </w:r>
      </w:del>
      <w:r w:rsidRPr="005D454F">
        <w:t xml:space="preserve"> format to display professors’ names and pictures was the goal of the side project. There would be a monitor or screen mounted </w:t>
      </w:r>
      <w:ins w:id="162" w:author="OlekMali" w:date="2017-11-30T11:29:00Z">
        <w:r w:rsidR="005903E5">
          <w:rPr>
            <w:noProof/>
          </w:rPr>
          <w:t>on</w:t>
        </w:r>
      </w:ins>
      <w:del w:id="163" w:author="OlekMali" w:date="2017-11-30T11:29:00Z">
        <w:r w:rsidRPr="005903E5" w:rsidDel="005903E5">
          <w:rPr>
            <w:noProof/>
          </w:rPr>
          <w:delText>to</w:delText>
        </w:r>
      </w:del>
      <w:r w:rsidRPr="005D454F">
        <w:t xml:space="preserve"> a </w:t>
      </w:r>
      <w:r w:rsidRPr="005903E5">
        <w:rPr>
          <w:noProof/>
        </w:rPr>
        <w:t>wall</w:t>
      </w:r>
      <w:ins w:id="164" w:author="OlekMali" w:date="2017-11-30T11:30:00Z">
        <w:r w:rsidR="005903E5">
          <w:rPr>
            <w:noProof/>
          </w:rPr>
          <w:t>,</w:t>
        </w:r>
      </w:ins>
      <w:r w:rsidRPr="005D454F">
        <w:t xml:space="preserve"> and that screen would display the current electrical engineering staff. The screen would allow for touch </w:t>
      </w:r>
      <w:r w:rsidRPr="005903E5">
        <w:rPr>
          <w:noProof/>
        </w:rPr>
        <w:t>capabilities</w:t>
      </w:r>
      <w:ins w:id="165" w:author="OlekMali" w:date="2017-11-30T11:29:00Z">
        <w:r w:rsidR="005903E5">
          <w:rPr>
            <w:noProof/>
          </w:rPr>
          <w:t>,</w:t>
        </w:r>
      </w:ins>
      <w:r w:rsidRPr="005D454F">
        <w:t xml:space="preserve"> so if a student wanted to find more information on a professor, they could simply touch the professor’s face, and that would pull up more information and </w:t>
      </w:r>
      <w:ins w:id="166" w:author="OlekMali" w:date="2017-11-30T11:29:00Z">
        <w:r w:rsidR="005903E5">
          <w:t xml:space="preserve">his or her </w:t>
        </w:r>
      </w:ins>
      <w:del w:id="167" w:author="OlekMali" w:date="2017-11-30T11:29:00Z">
        <w:r w:rsidRPr="005903E5" w:rsidDel="005903E5">
          <w:rPr>
            <w:noProof/>
          </w:rPr>
          <w:delText>scheduling</w:delText>
        </w:r>
        <w:r w:rsidRPr="005D454F" w:rsidDel="005903E5">
          <w:delText xml:space="preserve"> </w:delText>
        </w:r>
      </w:del>
      <w:ins w:id="168" w:author="OlekMali" w:date="2017-11-30T11:29:00Z">
        <w:r w:rsidR="005903E5" w:rsidRPr="005903E5">
          <w:rPr>
            <w:noProof/>
          </w:rPr>
          <w:t>schedul</w:t>
        </w:r>
        <w:r w:rsidR="005903E5">
          <w:rPr>
            <w:noProof/>
          </w:rPr>
          <w:t>e</w:t>
        </w:r>
      </w:ins>
      <w:del w:id="169" w:author="OlekMali" w:date="2017-11-30T11:29:00Z">
        <w:r w:rsidRPr="005D454F" w:rsidDel="005903E5">
          <w:delText>on them</w:delText>
        </w:r>
      </w:del>
      <w:r w:rsidRPr="005D454F">
        <w:t xml:space="preserve">. This is further helpful </w:t>
      </w:r>
      <w:r w:rsidRPr="005903E5">
        <w:rPr>
          <w:noProof/>
        </w:rPr>
        <w:t>in</w:t>
      </w:r>
      <w:del w:id="170" w:author="OlekMali" w:date="2017-11-30T11:30:00Z">
        <w:r w:rsidRPr="005903E5" w:rsidDel="005903E5">
          <w:rPr>
            <w:noProof/>
          </w:rPr>
          <w:delText xml:space="preserve"> the</w:delText>
        </w:r>
      </w:del>
      <w:r w:rsidRPr="005903E5">
        <w:rPr>
          <w:noProof/>
        </w:rPr>
        <w:t xml:space="preserve"> aid of</w:t>
      </w:r>
      <w:r w:rsidRPr="005D454F">
        <w:t xml:space="preserve"> new students or visitors who w</w:t>
      </w:r>
      <w:r>
        <w:t>ant to see a professor but do not</w:t>
      </w:r>
      <w:r w:rsidRPr="005D454F">
        <w:t xml:space="preserve"> know where to look or how to contact them.</w:t>
      </w:r>
    </w:p>
    <w:p w14:paraId="35640806" w14:textId="77777777" w:rsidR="005D454F" w:rsidRPr="005D454F" w:rsidRDefault="005D454F" w:rsidP="005D454F">
      <w:pPr>
        <w:pStyle w:val="NoSpacing"/>
        <w:rPr>
          <w:rFonts w:ascii="Times New Roman" w:hAnsi="Times New Roman" w:cs="Times New Roman"/>
          <w:sz w:val="24"/>
          <w:szCs w:val="24"/>
        </w:rPr>
      </w:pPr>
    </w:p>
    <w:p w14:paraId="5994AEFC" w14:textId="7F0CFB95" w:rsidR="005D454F" w:rsidRPr="005D454F" w:rsidRDefault="005D454F" w:rsidP="005D454F">
      <w:pPr>
        <w:pStyle w:val="NoSpacing"/>
        <w:rPr>
          <w:rFonts w:ascii="Times New Roman" w:hAnsi="Times New Roman" w:cs="Times New Roman"/>
          <w:sz w:val="24"/>
          <w:szCs w:val="24"/>
        </w:rPr>
      </w:pPr>
      <w:r w:rsidRPr="005D454F">
        <w:t xml:space="preserve">Throughout the first half of the project design, a lot of conceptualization, like the specifics of how the device will function, was being theorized. The problem description was put together to try </w:t>
      </w:r>
      <w:r w:rsidRPr="005903E5">
        <w:rPr>
          <w:noProof/>
        </w:rPr>
        <w:t xml:space="preserve">to </w:t>
      </w:r>
      <w:ins w:id="171" w:author="OlekMali" w:date="2017-11-30T11:30:00Z">
        <w:r w:rsidR="005903E5">
          <w:rPr>
            <w:noProof/>
          </w:rPr>
          <w:t>describe the conditions for the Display accuratel</w:t>
        </w:r>
      </w:ins>
      <w:del w:id="172" w:author="OlekMali" w:date="2017-11-30T11:30:00Z">
        <w:r w:rsidRPr="005903E5" w:rsidDel="005903E5">
          <w:rPr>
            <w:noProof/>
          </w:rPr>
          <w:delText>accurately describe the conditions for the Displa</w:delText>
        </w:r>
      </w:del>
      <w:r w:rsidRPr="005903E5">
        <w:rPr>
          <w:noProof/>
        </w:rPr>
        <w:t>y</w:t>
      </w:r>
      <w:r w:rsidRPr="005D454F">
        <w:t>. Next, the parts and deliverables were focused on. The parts were a debacle, specifically, the screen size and which model to purchase. When it comes to touchscreen devices, it</w:t>
      </w:r>
      <w:r>
        <w:t xml:space="preserve"> i</w:t>
      </w:r>
      <w:r w:rsidRPr="005D454F">
        <w:t xml:space="preserve">s hard to find the specific set that was needed. Touchscreen displays are generally </w:t>
      </w:r>
      <w:del w:id="173" w:author="OlekMali" w:date="2017-11-30T11:31:00Z">
        <w:r w:rsidRPr="005D454F" w:rsidDel="005903E5">
          <w:delText xml:space="preserve">only </w:delText>
        </w:r>
      </w:del>
      <w:r w:rsidRPr="005D454F">
        <w:t xml:space="preserve">sold </w:t>
      </w:r>
      <w:del w:id="174" w:author="OlekMali" w:date="2017-11-30T11:31:00Z">
        <w:r w:rsidRPr="005D454F" w:rsidDel="005903E5">
          <w:delText>to the demographic of</w:delText>
        </w:r>
      </w:del>
      <w:ins w:id="175" w:author="OlekMali" w:date="2017-11-30T11:31:00Z">
        <w:r w:rsidR="005903E5">
          <w:t>as</w:t>
        </w:r>
      </w:ins>
      <w:r w:rsidRPr="005D454F">
        <w:t xml:space="preserve"> additional computer monitors</w:t>
      </w:r>
      <w:ins w:id="176" w:author="OlekMali" w:date="2017-11-30T11:31:00Z">
        <w:r w:rsidR="005903E5">
          <w:t xml:space="preserve"> or as replacement parts for </w:t>
        </w:r>
        <w:r w:rsidR="005903E5" w:rsidRPr="005903E5">
          <w:rPr>
            <w:noProof/>
          </w:rPr>
          <w:t>handled</w:t>
        </w:r>
        <w:r w:rsidR="005903E5">
          <w:t xml:space="preserve"> devices</w:t>
        </w:r>
      </w:ins>
      <w:r w:rsidRPr="005D454F">
        <w:t xml:space="preserve">. This would entail a computer </w:t>
      </w:r>
      <w:r w:rsidRPr="005903E5">
        <w:rPr>
          <w:noProof/>
        </w:rPr>
        <w:t>stand</w:t>
      </w:r>
      <w:ins w:id="177" w:author="OlekMali" w:date="2017-11-30T11:32:00Z">
        <w:r w:rsidR="005903E5">
          <w:rPr>
            <w:noProof/>
          </w:rPr>
          <w:t>,</w:t>
        </w:r>
      </w:ins>
      <w:r w:rsidRPr="005D454F">
        <w:t xml:space="preserve"> and a more sizable screen </w:t>
      </w:r>
      <w:del w:id="178" w:author="OlekMali" w:date="2017-11-30T11:32:00Z">
        <w:r w:rsidRPr="005903E5" w:rsidDel="005903E5">
          <w:rPr>
            <w:noProof/>
          </w:rPr>
          <w:delText>that</w:delText>
        </w:r>
        <w:r w:rsidRPr="005D454F" w:rsidDel="005903E5">
          <w:delText xml:space="preserve"> what </w:delText>
        </w:r>
      </w:del>
      <w:r w:rsidRPr="005D454F">
        <w:t xml:space="preserve">was necessary. When it comes to </w:t>
      </w:r>
      <w:del w:id="179" w:author="OlekMali" w:date="2017-11-30T11:32:00Z">
        <w:r w:rsidRPr="005D454F" w:rsidDel="005903E5">
          <w:delText xml:space="preserve">something </w:delText>
        </w:r>
      </w:del>
      <w:r w:rsidRPr="005D454F">
        <w:t>smaller</w:t>
      </w:r>
      <w:ins w:id="180" w:author="OlekMali" w:date="2017-11-30T11:32:00Z">
        <w:r w:rsidR="005903E5">
          <w:t xml:space="preserve"> displays</w:t>
        </w:r>
      </w:ins>
      <w:r w:rsidRPr="005D454F">
        <w:t xml:space="preserve">, there </w:t>
      </w:r>
      <w:del w:id="181" w:author="OlekMali" w:date="2017-11-30T11:33:00Z">
        <w:r w:rsidRPr="005D454F" w:rsidDel="005903E5">
          <w:delText xml:space="preserve">are </w:delText>
        </w:r>
      </w:del>
      <w:ins w:id="182" w:author="OlekMali" w:date="2017-11-30T11:33:00Z">
        <w:r w:rsidR="005903E5">
          <w:t xml:space="preserve">is a great selection of </w:t>
        </w:r>
      </w:ins>
      <w:r w:rsidRPr="005D454F">
        <w:t xml:space="preserve">smaller </w:t>
      </w:r>
      <w:del w:id="183" w:author="OlekMali" w:date="2017-11-30T11:33:00Z">
        <w:r w:rsidRPr="005D454F" w:rsidDel="005903E5">
          <w:delText xml:space="preserve">microcontroller additional </w:delText>
        </w:r>
      </w:del>
      <w:r w:rsidRPr="005903E5">
        <w:rPr>
          <w:noProof/>
        </w:rPr>
        <w:t>screens</w:t>
      </w:r>
      <w:r w:rsidRPr="005D454F">
        <w:t xml:space="preserve"> </w:t>
      </w:r>
      <w:ins w:id="184" w:author="OlekMali" w:date="2017-11-30T11:33:00Z">
        <w:r w:rsidR="005903E5">
          <w:t xml:space="preserve">for interfacing with </w:t>
        </w:r>
        <w:r w:rsidR="005903E5" w:rsidRPr="005903E5">
          <w:rPr>
            <w:noProof/>
          </w:rPr>
          <w:t>microcontrollers</w:t>
        </w:r>
      </w:ins>
      <w:ins w:id="185" w:author="OlekMali" w:date="2017-11-30T11:34:00Z">
        <w:r w:rsidR="005903E5">
          <w:rPr>
            <w:noProof/>
          </w:rPr>
          <w:t>,</w:t>
        </w:r>
      </w:ins>
      <w:ins w:id="186" w:author="OlekMali" w:date="2017-11-30T11:33:00Z">
        <w:r w:rsidR="005903E5" w:rsidRPr="005D454F">
          <w:t xml:space="preserve"> </w:t>
        </w:r>
      </w:ins>
      <w:del w:id="187" w:author="OlekMali" w:date="2017-11-30T11:33:00Z">
        <w:r w:rsidRPr="005D454F" w:rsidDel="005903E5">
          <w:delText>but those</w:delText>
        </w:r>
      </w:del>
      <w:ins w:id="188" w:author="OlekMali" w:date="2017-11-30T11:33:00Z">
        <w:r w:rsidR="005903E5">
          <w:t>that</w:t>
        </w:r>
      </w:ins>
      <w:r w:rsidRPr="005D454F">
        <w:t xml:space="preserve"> </w:t>
      </w:r>
      <w:del w:id="189" w:author="OlekMali" w:date="2017-11-30T11:33:00Z">
        <w:r w:rsidRPr="005D454F" w:rsidDel="005903E5">
          <w:delText xml:space="preserve">were </w:delText>
        </w:r>
      </w:del>
      <w:ins w:id="190" w:author="OlekMali" w:date="2017-11-30T11:33:00Z">
        <w:r w:rsidR="005903E5">
          <w:t>are</w:t>
        </w:r>
        <w:r w:rsidR="005903E5" w:rsidRPr="005D454F">
          <w:t xml:space="preserve"> </w:t>
        </w:r>
      </w:ins>
      <w:r w:rsidRPr="005D454F">
        <w:t>too small</w:t>
      </w:r>
      <w:ins w:id="191" w:author="OlekMali" w:date="2017-11-30T11:34:00Z">
        <w:r w:rsidR="005903E5">
          <w:t xml:space="preserve"> for our purpose</w:t>
        </w:r>
      </w:ins>
      <w:r w:rsidRPr="005D454F">
        <w:t xml:space="preserve">. Ideally, the display would need to be bigger than a phone screen and smaller than a desktop monitor. Finding </w:t>
      </w:r>
      <w:del w:id="192" w:author="OlekMali" w:date="2017-11-30T11:34:00Z">
        <w:r w:rsidRPr="005D454F" w:rsidDel="005903E5">
          <w:delText xml:space="preserve">the </w:delText>
        </w:r>
      </w:del>
      <w:ins w:id="193" w:author="OlekMali" w:date="2017-11-30T11:34:00Z">
        <w:r w:rsidR="005903E5">
          <w:t>an</w:t>
        </w:r>
        <w:r w:rsidR="005903E5" w:rsidRPr="005D454F">
          <w:t xml:space="preserve"> </w:t>
        </w:r>
      </w:ins>
      <w:r w:rsidRPr="005D454F">
        <w:t>ideal display with a good review or the other specifications needed was a challenge.</w:t>
      </w:r>
    </w:p>
    <w:p w14:paraId="33E5AB2C" w14:textId="77777777" w:rsidR="0051244F" w:rsidRDefault="0051244F" w:rsidP="0051244F">
      <w:pPr>
        <w:pStyle w:val="Heading1"/>
      </w:pPr>
      <w:bookmarkStart w:id="194" w:name="_Toc500843472"/>
      <w:r>
        <w:t>Parts List</w:t>
      </w:r>
      <w:bookmarkEnd w:id="194"/>
    </w:p>
    <w:p w14:paraId="7109A664" w14:textId="3D3CD518" w:rsidR="005D454F" w:rsidRDefault="005D454F" w:rsidP="005D454F">
      <w:pPr>
        <w:pStyle w:val="NoSpacing"/>
      </w:pPr>
      <w:r>
        <w:t>The parts for the IoT Information display are all consumer off-the-shelf (COTS). Hardware subsystems come preassembled and only require interconnecting cables as peripheral parts. The parts are presented in Table 1.</w:t>
      </w:r>
    </w:p>
    <w:p w14:paraId="61C7C638" w14:textId="6CCD1B10" w:rsidR="005D454F" w:rsidRDefault="005D454F" w:rsidP="005D454F">
      <w:pPr>
        <w:pStyle w:val="NoSpacing"/>
      </w:pPr>
    </w:p>
    <w:p w14:paraId="13941B64" w14:textId="6B5C2A4C" w:rsidR="004A2247" w:rsidRDefault="004A2247" w:rsidP="005D454F">
      <w:pPr>
        <w:pStyle w:val="NoSpacing"/>
      </w:pPr>
      <w:r>
        <w:t>Table 1: Parts list</w:t>
      </w:r>
    </w:p>
    <w:tbl>
      <w:tblPr>
        <w:tblStyle w:val="TableGrid"/>
        <w:tblW w:w="9445" w:type="dxa"/>
        <w:tblLook w:val="04A0" w:firstRow="1" w:lastRow="0" w:firstColumn="1" w:lastColumn="0" w:noHBand="0" w:noVBand="1"/>
      </w:tblPr>
      <w:tblGrid>
        <w:gridCol w:w="630"/>
        <w:gridCol w:w="5247"/>
        <w:gridCol w:w="1384"/>
        <w:gridCol w:w="1164"/>
        <w:gridCol w:w="1020"/>
      </w:tblGrid>
      <w:tr w:rsidR="005D454F" w14:paraId="61CA50F5" w14:textId="77777777" w:rsidTr="004A2247">
        <w:tc>
          <w:tcPr>
            <w:tcW w:w="631" w:type="dxa"/>
          </w:tcPr>
          <w:p w14:paraId="2602CE59" w14:textId="583EB00F" w:rsidR="005D454F" w:rsidRDefault="005D454F" w:rsidP="005D454F">
            <w:pPr>
              <w:pStyle w:val="NoSpacing"/>
            </w:pPr>
            <w:r>
              <w:t>Qty</w:t>
            </w:r>
          </w:p>
        </w:tc>
        <w:tc>
          <w:tcPr>
            <w:tcW w:w="5283" w:type="dxa"/>
          </w:tcPr>
          <w:p w14:paraId="54B2F0BE" w14:textId="1641F615" w:rsidR="005D454F" w:rsidRDefault="005D454F" w:rsidP="005D454F">
            <w:pPr>
              <w:pStyle w:val="NoSpacing"/>
            </w:pPr>
            <w:r>
              <w:t>Item Description</w:t>
            </w:r>
          </w:p>
        </w:tc>
        <w:tc>
          <w:tcPr>
            <w:tcW w:w="1384" w:type="dxa"/>
          </w:tcPr>
          <w:p w14:paraId="6FCA7CA4" w14:textId="3E7D142D" w:rsidR="005D454F" w:rsidRDefault="005D454F" w:rsidP="005D454F">
            <w:pPr>
              <w:pStyle w:val="NoSpacing"/>
            </w:pPr>
            <w:r>
              <w:t>Source</w:t>
            </w:r>
          </w:p>
        </w:tc>
        <w:tc>
          <w:tcPr>
            <w:tcW w:w="1126" w:type="dxa"/>
          </w:tcPr>
          <w:p w14:paraId="461C94B1" w14:textId="13892AFD" w:rsidR="005D454F" w:rsidRDefault="005D454F" w:rsidP="005D454F">
            <w:pPr>
              <w:pStyle w:val="NoSpacing"/>
            </w:pPr>
            <w:r>
              <w:t>Price/Unit</w:t>
            </w:r>
          </w:p>
        </w:tc>
        <w:tc>
          <w:tcPr>
            <w:tcW w:w="1021" w:type="dxa"/>
          </w:tcPr>
          <w:p w14:paraId="5181208B" w14:textId="7368F7C1" w:rsidR="005D454F" w:rsidRDefault="005D454F" w:rsidP="005D454F">
            <w:pPr>
              <w:pStyle w:val="NoSpacing"/>
            </w:pPr>
            <w:r>
              <w:t>Price</w:t>
            </w:r>
          </w:p>
        </w:tc>
      </w:tr>
      <w:tr w:rsidR="005D454F" w14:paraId="26BED40D" w14:textId="77777777" w:rsidTr="004A2247">
        <w:tc>
          <w:tcPr>
            <w:tcW w:w="631" w:type="dxa"/>
          </w:tcPr>
          <w:p w14:paraId="2990A664" w14:textId="61E858CC" w:rsidR="004A2247" w:rsidRDefault="004A2247" w:rsidP="005D454F">
            <w:pPr>
              <w:pStyle w:val="NoSpacing"/>
            </w:pPr>
            <w:r>
              <w:t>1</w:t>
            </w:r>
          </w:p>
        </w:tc>
        <w:tc>
          <w:tcPr>
            <w:tcW w:w="5283" w:type="dxa"/>
          </w:tcPr>
          <w:p w14:paraId="2D4C0692" w14:textId="3D08BCE2" w:rsidR="005D454F" w:rsidRDefault="004A2247" w:rsidP="004A2247">
            <w:pPr>
              <w:pStyle w:val="NoSpacing"/>
            </w:pPr>
            <w:r>
              <w:t>Eleduino 13.3” 1080P IPS Capacitive Touch Display (sky black)</w:t>
            </w:r>
          </w:p>
        </w:tc>
        <w:tc>
          <w:tcPr>
            <w:tcW w:w="1384" w:type="dxa"/>
          </w:tcPr>
          <w:p w14:paraId="58A4EA60" w14:textId="22947650" w:rsidR="005D454F" w:rsidRDefault="004A2247" w:rsidP="005D454F">
            <w:pPr>
              <w:pStyle w:val="NoSpacing"/>
            </w:pPr>
            <w:r>
              <w:t>Amazon.com</w:t>
            </w:r>
          </w:p>
        </w:tc>
        <w:tc>
          <w:tcPr>
            <w:tcW w:w="1126" w:type="dxa"/>
          </w:tcPr>
          <w:p w14:paraId="49C04ED3" w14:textId="0CBEBF75" w:rsidR="005D454F" w:rsidRDefault="004A2247" w:rsidP="005D454F">
            <w:pPr>
              <w:pStyle w:val="NoSpacing"/>
            </w:pPr>
            <w:commentRangeStart w:id="195"/>
            <w:commentRangeStart w:id="196"/>
            <w:r>
              <w:t>$1</w:t>
            </w:r>
            <w:ins w:id="197" w:author="Benjamin Daszkiewicz" w:date="2017-11-30T19:40:00Z">
              <w:r w:rsidR="00CF1E95">
                <w:t>89</w:t>
              </w:r>
            </w:ins>
            <w:del w:id="198" w:author="Benjamin Daszkiewicz" w:date="2017-11-30T19:40:00Z">
              <w:r w:rsidDel="00CF1E95">
                <w:delText>98</w:delText>
              </w:r>
            </w:del>
            <w:r>
              <w:t>.00</w:t>
            </w:r>
          </w:p>
        </w:tc>
        <w:tc>
          <w:tcPr>
            <w:tcW w:w="1021" w:type="dxa"/>
          </w:tcPr>
          <w:p w14:paraId="719CC858" w14:textId="13C1E3DC" w:rsidR="005D454F" w:rsidRDefault="004A2247" w:rsidP="005D454F">
            <w:pPr>
              <w:pStyle w:val="NoSpacing"/>
            </w:pPr>
            <w:r>
              <w:t>$189.00</w:t>
            </w:r>
            <w:commentRangeEnd w:id="195"/>
            <w:r w:rsidR="005903E5">
              <w:rPr>
                <w:rStyle w:val="CommentReference"/>
              </w:rPr>
              <w:commentReference w:id="195"/>
            </w:r>
            <w:commentRangeEnd w:id="196"/>
            <w:r w:rsidR="00D2370D">
              <w:rPr>
                <w:rStyle w:val="CommentReference"/>
              </w:rPr>
              <w:commentReference w:id="196"/>
            </w:r>
          </w:p>
        </w:tc>
      </w:tr>
      <w:tr w:rsidR="004A2247" w14:paraId="2FF1987B" w14:textId="77777777" w:rsidTr="004A2247">
        <w:tc>
          <w:tcPr>
            <w:tcW w:w="631" w:type="dxa"/>
          </w:tcPr>
          <w:p w14:paraId="01D9C8C6" w14:textId="3EA655C8" w:rsidR="004A2247" w:rsidRDefault="004A2247" w:rsidP="004A2247">
            <w:pPr>
              <w:pStyle w:val="NoSpacing"/>
            </w:pPr>
            <w:r>
              <w:t>2</w:t>
            </w:r>
          </w:p>
        </w:tc>
        <w:tc>
          <w:tcPr>
            <w:tcW w:w="5283" w:type="dxa"/>
          </w:tcPr>
          <w:p w14:paraId="1AF80370" w14:textId="5E4B4FA5" w:rsidR="004A2247" w:rsidRDefault="004A2247" w:rsidP="004A2247">
            <w:pPr>
              <w:pStyle w:val="NoSpacing"/>
            </w:pPr>
            <w:r>
              <w:t>CanaKit Raspberry Pi 3 Kit</w:t>
            </w:r>
          </w:p>
        </w:tc>
        <w:tc>
          <w:tcPr>
            <w:tcW w:w="1384" w:type="dxa"/>
          </w:tcPr>
          <w:p w14:paraId="37A8994F" w14:textId="00AFE7BA" w:rsidR="004A2247" w:rsidRDefault="004A2247" w:rsidP="004A2247">
            <w:pPr>
              <w:pStyle w:val="NoSpacing"/>
            </w:pPr>
            <w:r>
              <w:t>Amazon.com</w:t>
            </w:r>
          </w:p>
        </w:tc>
        <w:tc>
          <w:tcPr>
            <w:tcW w:w="1126" w:type="dxa"/>
          </w:tcPr>
          <w:p w14:paraId="5A0E5054" w14:textId="148C3E91" w:rsidR="004A2247" w:rsidRDefault="004A2247" w:rsidP="004A2247">
            <w:pPr>
              <w:pStyle w:val="NoSpacing"/>
            </w:pPr>
            <w:r>
              <w:t>$49.99</w:t>
            </w:r>
          </w:p>
        </w:tc>
        <w:tc>
          <w:tcPr>
            <w:tcW w:w="1021" w:type="dxa"/>
          </w:tcPr>
          <w:p w14:paraId="722C7E2E" w14:textId="4A2601BC" w:rsidR="004A2247" w:rsidRDefault="004A2247" w:rsidP="004A2247">
            <w:pPr>
              <w:pStyle w:val="NoSpacing"/>
            </w:pPr>
            <w:r>
              <w:t>$99.98</w:t>
            </w:r>
          </w:p>
        </w:tc>
      </w:tr>
      <w:tr w:rsidR="004A2247" w14:paraId="7B527601" w14:textId="77777777" w:rsidTr="004A2247">
        <w:tc>
          <w:tcPr>
            <w:tcW w:w="631" w:type="dxa"/>
          </w:tcPr>
          <w:p w14:paraId="62738491" w14:textId="3581714E" w:rsidR="004A2247" w:rsidRDefault="004A2247" w:rsidP="004A2247">
            <w:pPr>
              <w:pStyle w:val="NoSpacing"/>
            </w:pPr>
            <w:r>
              <w:t>2</w:t>
            </w:r>
          </w:p>
        </w:tc>
        <w:tc>
          <w:tcPr>
            <w:tcW w:w="5283" w:type="dxa"/>
          </w:tcPr>
          <w:p w14:paraId="04B19F5F" w14:textId="5FDB691F" w:rsidR="004A2247" w:rsidRDefault="004A2247" w:rsidP="004A2247">
            <w:pPr>
              <w:pStyle w:val="NoSpacing"/>
            </w:pPr>
            <w:r>
              <w:t>SanDisk Ultra 8GB Class 10 UHS-I MicroSDHC</w:t>
            </w:r>
          </w:p>
        </w:tc>
        <w:tc>
          <w:tcPr>
            <w:tcW w:w="1384" w:type="dxa"/>
          </w:tcPr>
          <w:p w14:paraId="2D3BBA2F" w14:textId="68B20659" w:rsidR="004A2247" w:rsidRDefault="004A2247" w:rsidP="004A2247">
            <w:pPr>
              <w:pStyle w:val="NoSpacing"/>
            </w:pPr>
            <w:r>
              <w:t>Amazon.com</w:t>
            </w:r>
          </w:p>
        </w:tc>
        <w:tc>
          <w:tcPr>
            <w:tcW w:w="1126" w:type="dxa"/>
          </w:tcPr>
          <w:p w14:paraId="6762592A" w14:textId="1F6D84A6" w:rsidR="004A2247" w:rsidRDefault="004A2247" w:rsidP="004A2247">
            <w:pPr>
              <w:pStyle w:val="NoSpacing"/>
            </w:pPr>
            <w:r>
              <w:t>$9.99</w:t>
            </w:r>
          </w:p>
        </w:tc>
        <w:tc>
          <w:tcPr>
            <w:tcW w:w="1021" w:type="dxa"/>
          </w:tcPr>
          <w:p w14:paraId="43039406" w14:textId="7D508296" w:rsidR="004A2247" w:rsidRDefault="004A2247" w:rsidP="004A2247">
            <w:pPr>
              <w:pStyle w:val="NoSpacing"/>
            </w:pPr>
            <w:r>
              <w:t>$19.98</w:t>
            </w:r>
          </w:p>
        </w:tc>
      </w:tr>
      <w:tr w:rsidR="004A2247" w14:paraId="73377737" w14:textId="77777777" w:rsidTr="004A2247">
        <w:tc>
          <w:tcPr>
            <w:tcW w:w="631" w:type="dxa"/>
          </w:tcPr>
          <w:p w14:paraId="2585FDAD" w14:textId="2687141F" w:rsidR="004A2247" w:rsidRDefault="004A2247" w:rsidP="004A2247">
            <w:pPr>
              <w:pStyle w:val="NoSpacing"/>
            </w:pPr>
            <w:r>
              <w:t>1</w:t>
            </w:r>
          </w:p>
        </w:tc>
        <w:tc>
          <w:tcPr>
            <w:tcW w:w="5283" w:type="dxa"/>
          </w:tcPr>
          <w:p w14:paraId="47EF75CC" w14:textId="5861D7A6" w:rsidR="00C73286" w:rsidRPr="00C73286" w:rsidRDefault="00C73286" w:rsidP="00C73286">
            <w:pPr>
              <w:rPr>
                <w:rFonts w:cstheme="minorHAnsi"/>
              </w:rPr>
            </w:pPr>
            <w:r w:rsidRPr="00C73286">
              <w:rPr>
                <w:rStyle w:val="a-size-large"/>
                <w:rFonts w:cstheme="minorHAnsi"/>
                <w:bCs/>
                <w:color w:val="111111"/>
              </w:rPr>
              <w:t>KabelDirekt (15 feet) Mini HDMI to HDMI Cable</w:t>
            </w:r>
          </w:p>
          <w:p w14:paraId="20618C53" w14:textId="76341AA7" w:rsidR="004A2247" w:rsidRDefault="004A2247" w:rsidP="004A2247">
            <w:pPr>
              <w:pStyle w:val="NoSpacing"/>
            </w:pPr>
          </w:p>
        </w:tc>
        <w:tc>
          <w:tcPr>
            <w:tcW w:w="1384" w:type="dxa"/>
          </w:tcPr>
          <w:p w14:paraId="595101A6" w14:textId="37121856" w:rsidR="004A2247" w:rsidRDefault="004A2247" w:rsidP="004A2247">
            <w:pPr>
              <w:pStyle w:val="NoSpacing"/>
            </w:pPr>
            <w:r>
              <w:t>Amazon.com</w:t>
            </w:r>
          </w:p>
        </w:tc>
        <w:tc>
          <w:tcPr>
            <w:tcW w:w="1126" w:type="dxa"/>
          </w:tcPr>
          <w:p w14:paraId="13B931AC" w14:textId="36BF488A" w:rsidR="004A2247" w:rsidRDefault="004A2247" w:rsidP="004A2247">
            <w:pPr>
              <w:pStyle w:val="NoSpacing"/>
            </w:pPr>
            <w:r>
              <w:t>$9.99</w:t>
            </w:r>
          </w:p>
        </w:tc>
        <w:tc>
          <w:tcPr>
            <w:tcW w:w="1021" w:type="dxa"/>
          </w:tcPr>
          <w:p w14:paraId="42B34A55" w14:textId="0564FD9E" w:rsidR="004A2247" w:rsidRDefault="004A2247" w:rsidP="004A2247">
            <w:pPr>
              <w:pStyle w:val="NoSpacing"/>
            </w:pPr>
            <w:r>
              <w:t>$9.99</w:t>
            </w:r>
          </w:p>
        </w:tc>
      </w:tr>
      <w:tr w:rsidR="004A2247" w14:paraId="458DFDDD" w14:textId="77777777" w:rsidTr="004A2247">
        <w:tc>
          <w:tcPr>
            <w:tcW w:w="631" w:type="dxa"/>
            <w:tcBorders>
              <w:bottom w:val="single" w:sz="4" w:space="0" w:color="auto"/>
            </w:tcBorders>
          </w:tcPr>
          <w:p w14:paraId="31E57F1A" w14:textId="6FB63448" w:rsidR="004A2247" w:rsidRDefault="004A2247" w:rsidP="004A2247">
            <w:pPr>
              <w:pStyle w:val="NoSpacing"/>
            </w:pPr>
            <w:r>
              <w:t>1</w:t>
            </w:r>
          </w:p>
        </w:tc>
        <w:tc>
          <w:tcPr>
            <w:tcW w:w="5283" w:type="dxa"/>
            <w:tcBorders>
              <w:bottom w:val="single" w:sz="4" w:space="0" w:color="auto"/>
            </w:tcBorders>
          </w:tcPr>
          <w:p w14:paraId="4C49E7AE" w14:textId="31E4171B" w:rsidR="004A2247" w:rsidRDefault="004A2247" w:rsidP="004A2247">
            <w:pPr>
              <w:pStyle w:val="NoSpacing"/>
            </w:pPr>
            <w:r>
              <w:t xml:space="preserve">Micro USB Cable, 3 Pack 10 ft Braided </w:t>
            </w:r>
            <w:r w:rsidRPr="005D1E14">
              <w:rPr>
                <w:noProof/>
              </w:rPr>
              <w:t>High Speed</w:t>
            </w:r>
            <w:r>
              <w:t xml:space="preserve"> USB 2.0 A Male to Micro B</w:t>
            </w:r>
          </w:p>
        </w:tc>
        <w:tc>
          <w:tcPr>
            <w:tcW w:w="1384" w:type="dxa"/>
            <w:tcBorders>
              <w:bottom w:val="single" w:sz="4" w:space="0" w:color="auto"/>
            </w:tcBorders>
          </w:tcPr>
          <w:p w14:paraId="4A49D2E1" w14:textId="747684FF" w:rsidR="004A2247" w:rsidRDefault="004A2247" w:rsidP="004A2247">
            <w:pPr>
              <w:pStyle w:val="NoSpacing"/>
            </w:pPr>
            <w:r>
              <w:t>Amazon.com</w:t>
            </w:r>
          </w:p>
        </w:tc>
        <w:tc>
          <w:tcPr>
            <w:tcW w:w="1126" w:type="dxa"/>
          </w:tcPr>
          <w:p w14:paraId="0D2BE552" w14:textId="62C0EEE0" w:rsidR="004A2247" w:rsidRDefault="004A2247" w:rsidP="004A2247">
            <w:pPr>
              <w:pStyle w:val="NoSpacing"/>
            </w:pPr>
            <w:r>
              <w:t>$10.99</w:t>
            </w:r>
          </w:p>
        </w:tc>
        <w:tc>
          <w:tcPr>
            <w:tcW w:w="1021" w:type="dxa"/>
          </w:tcPr>
          <w:p w14:paraId="68093D9F" w14:textId="32FB2848" w:rsidR="004A2247" w:rsidRDefault="004A2247" w:rsidP="004A2247">
            <w:pPr>
              <w:pStyle w:val="NoSpacing"/>
            </w:pPr>
            <w:r>
              <w:t>$10.99</w:t>
            </w:r>
          </w:p>
        </w:tc>
      </w:tr>
      <w:tr w:rsidR="004A2247" w14:paraId="5E898AA2" w14:textId="77777777" w:rsidTr="004A2247">
        <w:tc>
          <w:tcPr>
            <w:tcW w:w="631" w:type="dxa"/>
            <w:tcBorders>
              <w:left w:val="nil"/>
              <w:bottom w:val="nil"/>
              <w:right w:val="nil"/>
            </w:tcBorders>
          </w:tcPr>
          <w:p w14:paraId="7350DFD9" w14:textId="77777777" w:rsidR="004A2247" w:rsidRDefault="004A2247" w:rsidP="004A2247">
            <w:pPr>
              <w:pStyle w:val="NoSpacing"/>
            </w:pPr>
          </w:p>
        </w:tc>
        <w:tc>
          <w:tcPr>
            <w:tcW w:w="5283" w:type="dxa"/>
            <w:tcBorders>
              <w:left w:val="nil"/>
              <w:bottom w:val="nil"/>
              <w:right w:val="nil"/>
            </w:tcBorders>
          </w:tcPr>
          <w:p w14:paraId="00A87C80" w14:textId="77777777" w:rsidR="004A2247" w:rsidRDefault="004A2247" w:rsidP="004A2247">
            <w:pPr>
              <w:pStyle w:val="NoSpacing"/>
            </w:pPr>
          </w:p>
        </w:tc>
        <w:tc>
          <w:tcPr>
            <w:tcW w:w="1384" w:type="dxa"/>
            <w:tcBorders>
              <w:left w:val="nil"/>
              <w:bottom w:val="nil"/>
              <w:right w:val="single" w:sz="4" w:space="0" w:color="auto"/>
            </w:tcBorders>
          </w:tcPr>
          <w:p w14:paraId="5ABCE6EE" w14:textId="77777777" w:rsidR="004A2247" w:rsidRDefault="004A2247" w:rsidP="004A2247">
            <w:pPr>
              <w:pStyle w:val="NoSpacing"/>
            </w:pPr>
          </w:p>
        </w:tc>
        <w:tc>
          <w:tcPr>
            <w:tcW w:w="1126" w:type="dxa"/>
            <w:tcBorders>
              <w:left w:val="single" w:sz="4" w:space="0" w:color="auto"/>
            </w:tcBorders>
          </w:tcPr>
          <w:p w14:paraId="1BF42DA7" w14:textId="701AD874" w:rsidR="004A2247" w:rsidRDefault="004A2247" w:rsidP="004A2247">
            <w:pPr>
              <w:pStyle w:val="NoSpacing"/>
            </w:pPr>
            <w:r>
              <w:t>Subtotal:</w:t>
            </w:r>
          </w:p>
        </w:tc>
        <w:tc>
          <w:tcPr>
            <w:tcW w:w="1021" w:type="dxa"/>
          </w:tcPr>
          <w:p w14:paraId="018821E9" w14:textId="494BD97A" w:rsidR="004A2247" w:rsidRDefault="004A2247" w:rsidP="004A2247">
            <w:pPr>
              <w:pStyle w:val="NoSpacing"/>
            </w:pPr>
            <w:r>
              <w:t>$329.94</w:t>
            </w:r>
          </w:p>
        </w:tc>
      </w:tr>
    </w:tbl>
    <w:p w14:paraId="44FCB666" w14:textId="263CD170" w:rsidR="005D454F" w:rsidRDefault="005D454F" w:rsidP="005D454F">
      <w:pPr>
        <w:pStyle w:val="NoSpacing"/>
      </w:pPr>
    </w:p>
    <w:p w14:paraId="0C9C59FE" w14:textId="77777777" w:rsidR="004A2247" w:rsidRPr="004A2247" w:rsidRDefault="004A2247" w:rsidP="004A2247">
      <w:pPr>
        <w:pStyle w:val="NoSpacing"/>
        <w:rPr>
          <w:rFonts w:ascii="Times New Roman" w:hAnsi="Times New Roman" w:cs="Times New Roman"/>
          <w:sz w:val="24"/>
          <w:szCs w:val="24"/>
        </w:rPr>
      </w:pPr>
      <w:r w:rsidRPr="004A2247">
        <w:t>Firstly, multiple Raspberry Pis will be necessary for the software development process. As soon as a working prototype is established it will be displayed using one Pi while the other Pi is reserved for continued code development. Updates can then be pushed periodically to the Pi that is running the monitor.</w:t>
      </w:r>
    </w:p>
    <w:p w14:paraId="65351214" w14:textId="77777777" w:rsidR="004A2247" w:rsidRPr="004A2247" w:rsidRDefault="004A2247" w:rsidP="004A2247">
      <w:pPr>
        <w:pStyle w:val="NoSpacing"/>
        <w:rPr>
          <w:rFonts w:ascii="Times New Roman" w:hAnsi="Times New Roman" w:cs="Times New Roman"/>
          <w:sz w:val="24"/>
          <w:szCs w:val="24"/>
        </w:rPr>
      </w:pPr>
    </w:p>
    <w:p w14:paraId="40037AEF" w14:textId="047E530B" w:rsidR="004A2247" w:rsidRPr="004A2247" w:rsidRDefault="004A2247" w:rsidP="004A2247">
      <w:pPr>
        <w:pStyle w:val="NoSpacing"/>
        <w:rPr>
          <w:rFonts w:ascii="Times New Roman" w:hAnsi="Times New Roman" w:cs="Times New Roman"/>
          <w:sz w:val="24"/>
          <w:szCs w:val="24"/>
        </w:rPr>
      </w:pPr>
      <w:r w:rsidRPr="004A2247">
        <w:t xml:space="preserve">Many of the COTS components of the project are sold as kits thus eliminating the need to buy power supply cables, cases, or adapters. The </w:t>
      </w:r>
      <w:r w:rsidRPr="005D1E14">
        <w:rPr>
          <w:noProof/>
        </w:rPr>
        <w:t>Elduino</w:t>
      </w:r>
      <w:r w:rsidRPr="004A2247">
        <w:t xml:space="preserve"> display comes with necessary power </w:t>
      </w:r>
      <w:del w:id="199" w:author="OlekMali" w:date="2017-11-30T11:35:00Z">
        <w:r w:rsidRPr="004A2247" w:rsidDel="005903E5">
          <w:delText xml:space="preserve">transformer </w:delText>
        </w:r>
      </w:del>
      <w:ins w:id="200" w:author="OlekMali" w:date="2017-11-30T11:35:00Z">
        <w:r w:rsidR="005903E5">
          <w:t>adapter</w:t>
        </w:r>
        <w:r w:rsidR="005903E5" w:rsidRPr="004A2247">
          <w:t xml:space="preserve"> </w:t>
        </w:r>
      </w:ins>
      <w:r w:rsidRPr="004A2247">
        <w:t xml:space="preserve">and cable, although the cable may need to be extended pending where the display will ultimately be installed. The Pis will be housed in a case included in the CanaKit, which also contains the power supply for the device. </w:t>
      </w:r>
    </w:p>
    <w:p w14:paraId="608FEB5A" w14:textId="77777777" w:rsidR="004A2247" w:rsidRPr="004A2247" w:rsidRDefault="004A2247" w:rsidP="004A2247">
      <w:pPr>
        <w:pStyle w:val="NoSpacing"/>
        <w:rPr>
          <w:rFonts w:ascii="Times New Roman" w:hAnsi="Times New Roman" w:cs="Times New Roman"/>
          <w:sz w:val="24"/>
          <w:szCs w:val="24"/>
        </w:rPr>
      </w:pPr>
    </w:p>
    <w:p w14:paraId="0C44D54F" w14:textId="08B035EA" w:rsidR="004A2247" w:rsidRPr="004A2247" w:rsidRDefault="004A2247" w:rsidP="004A2247">
      <w:pPr>
        <w:pStyle w:val="NoSpacing"/>
        <w:rPr>
          <w:rFonts w:ascii="Times New Roman" w:hAnsi="Times New Roman" w:cs="Times New Roman"/>
          <w:sz w:val="24"/>
          <w:szCs w:val="24"/>
        </w:rPr>
      </w:pPr>
      <w:r w:rsidRPr="004A2247">
        <w:lastRenderedPageBreak/>
        <w:t xml:space="preserve">Two MicroSD cards are necessary, one for each Raspberry Pi. UHS-I cards are capable of 10Mbps data transfer speeds. While the Pi effectively tops out around 22Mbps for reads from the SD card slot, the display application does not require particularly fast data-fetching or </w:t>
      </w:r>
      <w:r w:rsidRPr="005D1E14">
        <w:rPr>
          <w:noProof/>
        </w:rPr>
        <w:t>writing</w:t>
      </w:r>
      <w:r w:rsidRPr="004A2247">
        <w:t xml:space="preserve"> </w:t>
      </w:r>
      <w:ins w:id="201" w:author="OlekMali" w:date="2017-11-30T11:36:00Z">
        <w:r w:rsidR="005D1E14">
          <w:t xml:space="preserve">, </w:t>
        </w:r>
      </w:ins>
      <w:del w:id="202" w:author="OlekMali" w:date="2017-11-30T11:36:00Z">
        <w:r w:rsidRPr="004A2247" w:rsidDel="005D1E14">
          <w:delText> </w:delText>
        </w:r>
      </w:del>
      <w:r w:rsidRPr="004A2247">
        <w:t xml:space="preserve">and therefore, the Class 1 SD card will be sufficient. While it is undetermined how large the final application file will be, the mounted Raspbian Stretch image </w:t>
      </w:r>
    </w:p>
    <w:p w14:paraId="47B7E39B" w14:textId="77777777" w:rsidR="004A2247" w:rsidRPr="004A2247" w:rsidRDefault="004A2247" w:rsidP="004A2247">
      <w:pPr>
        <w:pStyle w:val="NoSpacing"/>
        <w:rPr>
          <w:rFonts w:ascii="Times New Roman" w:hAnsi="Times New Roman" w:cs="Times New Roman"/>
          <w:sz w:val="24"/>
          <w:szCs w:val="24"/>
        </w:rPr>
      </w:pPr>
    </w:p>
    <w:p w14:paraId="063B7AB3" w14:textId="508FF14C" w:rsidR="004A2247" w:rsidRPr="004A2247" w:rsidRDefault="004A2247" w:rsidP="005D454F">
      <w:pPr>
        <w:pStyle w:val="NoSpacing"/>
        <w:rPr>
          <w:rFonts w:ascii="Times New Roman" w:hAnsi="Times New Roman" w:cs="Times New Roman"/>
          <w:sz w:val="24"/>
          <w:szCs w:val="24"/>
        </w:rPr>
      </w:pPr>
      <w:r w:rsidRPr="004A2247">
        <w:t xml:space="preserve">The screen and Pi must be </w:t>
      </w:r>
      <w:r w:rsidRPr="005D1E14">
        <w:rPr>
          <w:noProof/>
        </w:rPr>
        <w:t xml:space="preserve">linked </w:t>
      </w:r>
      <w:ins w:id="203" w:author="OlekMali" w:date="2017-11-30T11:36:00Z">
        <w:r w:rsidR="005D1E14">
          <w:rPr>
            <w:noProof/>
          </w:rPr>
          <w:t>together to</w:t>
        </w:r>
      </w:ins>
      <w:del w:id="204" w:author="OlekMali" w:date="2017-11-30T11:36:00Z">
        <w:r w:rsidRPr="005D1E14" w:rsidDel="005D1E14">
          <w:rPr>
            <w:noProof/>
          </w:rPr>
          <w:delText>for</w:delText>
        </w:r>
      </w:del>
      <w:r w:rsidRPr="004A2247">
        <w:t xml:space="preserve"> display and </w:t>
      </w:r>
      <w:ins w:id="205" w:author="OlekMali" w:date="2017-11-30T11:36:00Z">
        <w:r w:rsidR="005D1E14">
          <w:t xml:space="preserve">response to </w:t>
        </w:r>
      </w:ins>
      <w:r w:rsidRPr="004A2247">
        <w:t>touch</w:t>
      </w:r>
      <w:del w:id="206" w:author="OlekMali" w:date="2017-11-30T11:37:00Z">
        <w:r w:rsidRPr="004A2247" w:rsidDel="005D1E14">
          <w:delText xml:space="preserve"> data</w:delText>
        </w:r>
      </w:del>
      <w:r w:rsidRPr="004A2247">
        <w:t xml:space="preserve">. </w:t>
      </w:r>
      <w:ins w:id="207" w:author="OlekMali" w:date="2017-11-30T11:36:00Z">
        <w:r w:rsidR="005D1E14">
          <w:rPr>
            <w:noProof/>
          </w:rPr>
          <w:t>The d</w:t>
        </w:r>
      </w:ins>
      <w:del w:id="208" w:author="OlekMali" w:date="2017-11-30T11:36:00Z">
        <w:r w:rsidRPr="005D1E14" w:rsidDel="005D1E14">
          <w:rPr>
            <w:noProof/>
          </w:rPr>
          <w:delText>D</w:delText>
        </w:r>
      </w:del>
      <w:r w:rsidRPr="005D1E14">
        <w:rPr>
          <w:noProof/>
        </w:rPr>
        <w:t>isplay</w:t>
      </w:r>
      <w:r w:rsidRPr="004A2247">
        <w:t xml:space="preserve"> will be passed with the HDMI to Micro HDMI cable, with the Micro HDMI needed on the monitor-end. Touch data will be returned from the display screen which is done via a micro USB to USB A cable, with the monitor needing the micro USB connector. </w:t>
      </w:r>
    </w:p>
    <w:p w14:paraId="356CD928" w14:textId="77777777" w:rsidR="0051244F" w:rsidRDefault="0051244F" w:rsidP="0051244F">
      <w:pPr>
        <w:pStyle w:val="Heading1"/>
      </w:pPr>
      <w:bookmarkStart w:id="209" w:name="_Toc500843473"/>
      <w:r>
        <w:t>Deliverables and Schedule</w:t>
      </w:r>
      <w:bookmarkEnd w:id="209"/>
    </w:p>
    <w:p w14:paraId="2BD39E89" w14:textId="3683D872" w:rsidR="0051244F" w:rsidRDefault="004A2247" w:rsidP="004A2247">
      <w:pPr>
        <w:pStyle w:val="Heading2"/>
      </w:pPr>
      <w:bookmarkStart w:id="210" w:name="_Toc500843474"/>
      <w:r>
        <w:t>Deliverables to Date</w:t>
      </w:r>
      <w:bookmarkEnd w:id="210"/>
    </w:p>
    <w:p w14:paraId="5FC40970" w14:textId="5F053384" w:rsidR="004A2247" w:rsidRDefault="004A2247" w:rsidP="004A2247">
      <w:pPr>
        <w:pStyle w:val="NoSpacing"/>
      </w:pPr>
      <w:r>
        <w:t xml:space="preserve">At this point in the project, the primary deliverable is the Problem Statement and Functional Description Document submitted </w:t>
      </w:r>
      <w:commentRangeStart w:id="211"/>
      <w:del w:id="212" w:author="Benjamin Daszkiewicz" w:date="2017-11-30T19:40:00Z">
        <w:r w:rsidDel="00CF1E95">
          <w:delText>17 October</w:delText>
        </w:r>
      </w:del>
      <w:ins w:id="213" w:author="Benjamin Daszkiewicz" w:date="2017-11-30T19:40:00Z">
        <w:r w:rsidR="00CF1E95">
          <w:t>October 17,</w:t>
        </w:r>
      </w:ins>
      <w:r>
        <w:t xml:space="preserve"> 2017</w:t>
      </w:r>
      <w:commentRangeEnd w:id="211"/>
      <w:r w:rsidR="00D2370D">
        <w:rPr>
          <w:rStyle w:val="CommentReference"/>
        </w:rPr>
        <w:commentReference w:id="211"/>
      </w:r>
      <w:r>
        <w:t xml:space="preserve">. Parts request submissions, while not a graded deliverable, are to be ordered with enough time such that parts will arrive before the Spring 2018 semester at the latest. We will begin work on the proposal presentation once the document draft is submitted. The proposal presentation is </w:t>
      </w:r>
      <w:commentRangeStart w:id="214"/>
      <w:del w:id="215" w:author="Benjamin Daszkiewicz" w:date="2017-11-30T19:40:00Z">
        <w:r w:rsidDel="00CF1E95">
          <w:delText>30 November</w:delText>
        </w:r>
      </w:del>
      <w:ins w:id="216" w:author="Benjamin Daszkiewicz" w:date="2017-11-30T19:40:00Z">
        <w:r w:rsidR="00CF1E95">
          <w:t>November 30</w:t>
        </w:r>
      </w:ins>
      <w:r>
        <w:t xml:space="preserve"> </w:t>
      </w:r>
      <w:commentRangeEnd w:id="214"/>
      <w:r w:rsidR="00D2370D">
        <w:rPr>
          <w:rStyle w:val="CommentReference"/>
        </w:rPr>
        <w:commentReference w:id="214"/>
      </w:r>
      <w:r>
        <w:t xml:space="preserve">and includes the document and presentation. Progress has also begun on the project website as well, which is due to be prepared </w:t>
      </w:r>
      <w:del w:id="217" w:author="Benjamin Daszkiewicz" w:date="2017-11-30T19:40:00Z">
        <w:r w:rsidDel="00CF1E95">
          <w:delText xml:space="preserve">by </w:delText>
        </w:r>
        <w:commentRangeStart w:id="218"/>
        <w:r w:rsidDel="00CF1E95">
          <w:delText>7 December</w:delText>
        </w:r>
        <w:commentRangeEnd w:id="218"/>
        <w:r w:rsidR="00D2370D" w:rsidDel="00CF1E95">
          <w:rPr>
            <w:rStyle w:val="CommentReference"/>
          </w:rPr>
          <w:commentReference w:id="218"/>
        </w:r>
      </w:del>
      <w:ins w:id="219" w:author="Benjamin Daszkiewicz" w:date="2017-11-30T19:40:00Z">
        <w:r w:rsidR="00CF1E95">
          <w:t>by December 7</w:t>
        </w:r>
      </w:ins>
      <w:r>
        <w:t>.</w:t>
      </w:r>
    </w:p>
    <w:p w14:paraId="7B135079" w14:textId="77E95E99" w:rsidR="004A2247" w:rsidRDefault="004A2247" w:rsidP="004A2247"/>
    <w:p w14:paraId="4EDF0C37" w14:textId="23AE34D8" w:rsidR="004A2247" w:rsidRDefault="004A2247" w:rsidP="004A2247">
      <w:pPr>
        <w:pStyle w:val="Heading2"/>
      </w:pPr>
      <w:bookmarkStart w:id="220" w:name="_Toc500843475"/>
      <w:r>
        <w:t>Schedule and Future Deadlines</w:t>
      </w:r>
      <w:bookmarkEnd w:id="220"/>
    </w:p>
    <w:p w14:paraId="27283378" w14:textId="77777777" w:rsidR="004A2247" w:rsidRDefault="004A2247" w:rsidP="004A2247">
      <w:pPr>
        <w:pStyle w:val="NoSpacing"/>
      </w:pPr>
      <w:r>
        <w:t>Table 2 lays out the rest of the Fall 2017 semester and the Spring 2018 semester with highlights on deliverable due dates, as well as team goals for meeting functionality requirements.</w:t>
      </w:r>
    </w:p>
    <w:p w14:paraId="4C4B5191" w14:textId="40E6F47E" w:rsidR="004A2247" w:rsidRDefault="004A2247" w:rsidP="004A2247">
      <w:pPr>
        <w:pStyle w:val="NoSpacing"/>
      </w:pPr>
      <w:r>
        <w:rPr>
          <w:b/>
          <w:bCs/>
        </w:rPr>
        <w:t>Note:</w:t>
      </w:r>
      <w:r>
        <w:t xml:space="preserve"> Deliverable dates are subject to change by prerogative of ECE Department</w:t>
      </w:r>
    </w:p>
    <w:p w14:paraId="773E62C2" w14:textId="52C5E6D2" w:rsidR="004A2247" w:rsidRDefault="004A2247" w:rsidP="004A2247">
      <w:pPr>
        <w:pStyle w:val="NoSpacing"/>
      </w:pPr>
    </w:p>
    <w:p w14:paraId="5E64798F" w14:textId="1B8E3BC4" w:rsidR="004A2247" w:rsidRPr="004A2247" w:rsidRDefault="004A2247" w:rsidP="004A2247">
      <w:pPr>
        <w:pStyle w:val="NoSpacing"/>
      </w:pPr>
      <w:r>
        <w:t>Table 2: Project schedule of deadlines</w:t>
      </w:r>
    </w:p>
    <w:tbl>
      <w:tblPr>
        <w:tblW w:w="0" w:type="auto"/>
        <w:tblCellMar>
          <w:top w:w="15" w:type="dxa"/>
          <w:left w:w="15" w:type="dxa"/>
          <w:bottom w:w="15" w:type="dxa"/>
          <w:right w:w="15" w:type="dxa"/>
        </w:tblCellMar>
        <w:tblLook w:val="04A0" w:firstRow="1" w:lastRow="0" w:firstColumn="1" w:lastColumn="0" w:noHBand="0" w:noVBand="1"/>
      </w:tblPr>
      <w:tblGrid>
        <w:gridCol w:w="1151"/>
        <w:gridCol w:w="8189"/>
      </w:tblGrid>
      <w:tr w:rsidR="004A2247" w:rsidRPr="004A2247" w14:paraId="32AACFCD"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53DE" w14:textId="77777777" w:rsidR="004A2247" w:rsidRPr="004A2247" w:rsidRDefault="004A2247" w:rsidP="004A2247">
            <w:pPr>
              <w:pStyle w:val="NoSpacing"/>
              <w:rPr>
                <w:rFonts w:ascii="Times New Roman" w:hAnsi="Times New Roman" w:cs="Times New Roman"/>
                <w:sz w:val="24"/>
                <w:szCs w:val="24"/>
              </w:rPr>
            </w:pPr>
            <w:r w:rsidRPr="004A2247">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63B39" w14:textId="77777777" w:rsidR="004A2247" w:rsidRPr="004A2247" w:rsidRDefault="004A2247" w:rsidP="004A2247">
            <w:pPr>
              <w:pStyle w:val="NoSpacing"/>
              <w:rPr>
                <w:rFonts w:ascii="Times New Roman" w:hAnsi="Times New Roman" w:cs="Times New Roman"/>
                <w:sz w:val="24"/>
                <w:szCs w:val="24"/>
              </w:rPr>
            </w:pPr>
            <w:r w:rsidRPr="004A2247">
              <w:t>Item Due/Requirement Met</w:t>
            </w:r>
          </w:p>
        </w:tc>
      </w:tr>
      <w:tr w:rsidR="004A2247" w:rsidRPr="004A2247" w14:paraId="43D65343" w14:textId="77777777" w:rsidTr="004A2247">
        <w:trPr>
          <w:trHeight w:val="9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2B9FF" w14:textId="77777777" w:rsidR="004A2247" w:rsidRPr="004A2247" w:rsidRDefault="004A2247" w:rsidP="004A2247">
            <w:pPr>
              <w:pStyle w:val="NoSpacing"/>
              <w:rPr>
                <w:rFonts w:ascii="Times New Roman" w:hAnsi="Times New Roman" w:cs="Times New Roman"/>
                <w:sz w:val="24"/>
                <w:szCs w:val="24"/>
              </w:rPr>
            </w:pPr>
            <w:r w:rsidRPr="004A2247">
              <w:t>Fall 2017</w:t>
            </w:r>
          </w:p>
        </w:tc>
      </w:tr>
      <w:tr w:rsidR="004A2247" w:rsidRPr="004A2247" w14:paraId="6A0B8C4A"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51333" w14:textId="77777777" w:rsidR="004A2247" w:rsidRPr="004A2247" w:rsidRDefault="004A2247" w:rsidP="004A2247">
            <w:pPr>
              <w:pStyle w:val="NoSpacing"/>
              <w:rPr>
                <w:rFonts w:ascii="Times New Roman" w:hAnsi="Times New Roman" w:cs="Times New Roman"/>
                <w:sz w:val="24"/>
                <w:szCs w:val="24"/>
              </w:rPr>
            </w:pPr>
            <w:r w:rsidRPr="004A2247">
              <w:t>11/16/17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E478C" w14:textId="77777777" w:rsidR="004A2247" w:rsidRPr="004A2247" w:rsidRDefault="004A2247" w:rsidP="004A2247">
            <w:pPr>
              <w:pStyle w:val="NoSpacing"/>
              <w:rPr>
                <w:rFonts w:ascii="Times New Roman" w:hAnsi="Times New Roman" w:cs="Times New Roman"/>
                <w:sz w:val="24"/>
                <w:szCs w:val="24"/>
              </w:rPr>
            </w:pPr>
            <w:r w:rsidRPr="004A2247">
              <w:t>Proposal presentation draft</w:t>
            </w:r>
          </w:p>
        </w:tc>
      </w:tr>
      <w:tr w:rsidR="004A2247" w:rsidRPr="004A2247" w14:paraId="2B7F0D95"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1E932" w14:textId="77777777" w:rsidR="004A2247" w:rsidRPr="004A2247" w:rsidRDefault="004A2247" w:rsidP="004A2247">
            <w:pPr>
              <w:pStyle w:val="NoSpacing"/>
              <w:rPr>
                <w:rFonts w:ascii="Times New Roman" w:hAnsi="Times New Roman" w:cs="Times New Roman"/>
                <w:sz w:val="24"/>
                <w:szCs w:val="24"/>
              </w:rPr>
            </w:pPr>
            <w:r w:rsidRPr="004A2247">
              <w:t>11/30/17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F5BC" w14:textId="77777777" w:rsidR="004A2247" w:rsidRPr="004A2247" w:rsidRDefault="004A2247" w:rsidP="004A2247">
            <w:pPr>
              <w:pStyle w:val="NoSpacing"/>
              <w:rPr>
                <w:rFonts w:ascii="Times New Roman" w:hAnsi="Times New Roman" w:cs="Times New Roman"/>
                <w:sz w:val="24"/>
                <w:szCs w:val="24"/>
              </w:rPr>
            </w:pPr>
            <w:r w:rsidRPr="004A2247">
              <w:t>Project proposal and presentation</w:t>
            </w:r>
          </w:p>
        </w:tc>
      </w:tr>
      <w:tr w:rsidR="004A2247" w:rsidRPr="004A2247" w14:paraId="0EB7A8BA"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D044" w14:textId="77777777" w:rsidR="004A2247" w:rsidRPr="004A2247" w:rsidRDefault="004A2247" w:rsidP="004A2247">
            <w:pPr>
              <w:pStyle w:val="NoSpacing"/>
              <w:rPr>
                <w:rFonts w:ascii="Times New Roman" w:hAnsi="Times New Roman" w:cs="Times New Roman"/>
                <w:sz w:val="24"/>
                <w:szCs w:val="24"/>
              </w:rPr>
            </w:pPr>
            <w:r w:rsidRPr="004A2247">
              <w:t>12/7/17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90F3" w14:textId="77777777" w:rsidR="004A2247" w:rsidRPr="004A2247" w:rsidRDefault="004A2247" w:rsidP="004A2247">
            <w:pPr>
              <w:pStyle w:val="NoSpacing"/>
              <w:rPr>
                <w:rFonts w:ascii="Times New Roman" w:hAnsi="Times New Roman" w:cs="Times New Roman"/>
                <w:sz w:val="24"/>
                <w:szCs w:val="24"/>
              </w:rPr>
            </w:pPr>
            <w:r w:rsidRPr="004A2247">
              <w:t>Website with proposal presentation and report</w:t>
            </w:r>
          </w:p>
        </w:tc>
      </w:tr>
      <w:tr w:rsidR="004A2247" w:rsidRPr="004A2247" w14:paraId="132EB7F3"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9102" w14:textId="77777777" w:rsidR="004A2247" w:rsidRPr="004A2247" w:rsidRDefault="004A2247" w:rsidP="004A2247">
            <w:pPr>
              <w:pStyle w:val="NoSpacing"/>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BE5C" w14:textId="77777777" w:rsidR="004A2247" w:rsidRPr="004A2247" w:rsidRDefault="004A2247" w:rsidP="004A2247">
            <w:pPr>
              <w:pStyle w:val="NoSpacing"/>
              <w:rPr>
                <w:rFonts w:ascii="Times New Roman" w:hAnsi="Times New Roman" w:cs="Times New Roman"/>
                <w:sz w:val="24"/>
                <w:szCs w:val="24"/>
              </w:rPr>
            </w:pPr>
            <w:r w:rsidRPr="004A2247">
              <w:t>Non-functional, rough layout prototype for display written in Python</w:t>
            </w:r>
          </w:p>
        </w:tc>
      </w:tr>
      <w:tr w:rsidR="008242F8" w:rsidRPr="004A2247" w14:paraId="0BAB6F98" w14:textId="77777777" w:rsidTr="004A2247">
        <w:trPr>
          <w:ins w:id="221" w:author="Benjamin Daszkiewicz" w:date="2017-11-30T18:04: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05414" w14:textId="77777777" w:rsidR="008242F8" w:rsidRPr="004A2247" w:rsidRDefault="008242F8" w:rsidP="004A2247">
            <w:pPr>
              <w:pStyle w:val="NoSpacing"/>
              <w:rPr>
                <w:ins w:id="222" w:author="Benjamin Daszkiewicz" w:date="2017-11-30T18:04:00Z"/>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66A5E" w14:textId="5DD98F07" w:rsidR="008242F8" w:rsidRPr="004A2247" w:rsidRDefault="008242F8" w:rsidP="004A2247">
            <w:pPr>
              <w:pStyle w:val="NoSpacing"/>
              <w:rPr>
                <w:ins w:id="223" w:author="Benjamin Daszkiewicz" w:date="2017-11-30T18:04:00Z"/>
              </w:rPr>
            </w:pPr>
            <w:ins w:id="224" w:author="Benjamin Daszkiewicz" w:date="2017-11-30T18:04:00Z">
              <w:r w:rsidRPr="008242F8">
                <w:t>Majority of graphical project aspects created</w:t>
              </w:r>
            </w:ins>
          </w:p>
        </w:tc>
      </w:tr>
      <w:tr w:rsidR="004A2247" w:rsidRPr="004A2247" w14:paraId="5E56DBEB" w14:textId="77777777" w:rsidTr="004A2247">
        <w:trPr>
          <w:trHeight w:val="11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A7BE" w14:textId="77777777" w:rsidR="004A2247" w:rsidRPr="004A2247" w:rsidRDefault="004A2247" w:rsidP="004A2247">
            <w:pPr>
              <w:pStyle w:val="NoSpacing"/>
              <w:rPr>
                <w:rFonts w:ascii="Times New Roman" w:hAnsi="Times New Roman" w:cs="Times New Roman"/>
                <w:sz w:val="24"/>
                <w:szCs w:val="24"/>
              </w:rPr>
            </w:pPr>
            <w:r w:rsidRPr="004A2247">
              <w:t>Spring 2018</w:t>
            </w:r>
          </w:p>
        </w:tc>
      </w:tr>
      <w:tr w:rsidR="004A2247" w:rsidRPr="004A2247" w14:paraId="6AC4655C"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FB38B" w14:textId="77777777" w:rsidR="004A2247" w:rsidRPr="004A2247" w:rsidRDefault="004A2247" w:rsidP="004A2247">
            <w:pPr>
              <w:pStyle w:val="NoSpacing"/>
              <w:rPr>
                <w:rFonts w:ascii="Times New Roman" w:hAnsi="Times New Roman" w:cs="Times New Roman"/>
                <w:sz w:val="24"/>
                <w:szCs w:val="24"/>
              </w:rPr>
            </w:pPr>
            <w:r w:rsidRPr="004A2247">
              <w:t>2/15/18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7BEED" w14:textId="77777777" w:rsidR="004A2247" w:rsidRPr="004A2247" w:rsidRDefault="004A2247" w:rsidP="004A2247">
            <w:pPr>
              <w:pStyle w:val="NoSpacing"/>
              <w:rPr>
                <w:rFonts w:ascii="Times New Roman" w:hAnsi="Times New Roman" w:cs="Times New Roman"/>
                <w:sz w:val="24"/>
                <w:szCs w:val="24"/>
              </w:rPr>
            </w:pPr>
            <w:r w:rsidRPr="004A2247">
              <w:t>Midpoint progress report</w:t>
            </w:r>
          </w:p>
        </w:tc>
      </w:tr>
      <w:tr w:rsidR="008242F8" w:rsidRPr="004A2247" w14:paraId="326D1311" w14:textId="77777777" w:rsidTr="004A2247">
        <w:trPr>
          <w:ins w:id="225" w:author="Benjamin Daszkiewicz" w:date="2017-11-30T18:04: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BF01D" w14:textId="73630136" w:rsidR="008242F8" w:rsidRPr="004A2247" w:rsidRDefault="008242F8" w:rsidP="004A2247">
            <w:pPr>
              <w:pStyle w:val="NoSpacing"/>
              <w:rPr>
                <w:ins w:id="226" w:author="Benjamin Daszkiewicz" w:date="2017-11-30T18:04:00Z"/>
              </w:rPr>
            </w:pPr>
            <w:ins w:id="227" w:author="Benjamin Daszkiewicz" w:date="2017-11-30T18:04:00Z">
              <w:r>
                <w:t>2/16/18</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77B97" w14:textId="2172AC14" w:rsidR="008242F8" w:rsidRPr="004A2247" w:rsidRDefault="008242F8" w:rsidP="004A2247">
            <w:pPr>
              <w:pStyle w:val="NoSpacing"/>
              <w:rPr>
                <w:ins w:id="228" w:author="Benjamin Daszkiewicz" w:date="2017-11-30T18:04:00Z"/>
              </w:rPr>
            </w:pPr>
            <w:ins w:id="229" w:author="Benjamin Daszkiewicz" w:date="2017-11-30T18:05:00Z">
              <w:r w:rsidRPr="008242F8">
                <w:t>Working calendar and announcements prototype (API work) with home screen and functional weather icon</w:t>
              </w:r>
            </w:ins>
          </w:p>
        </w:tc>
      </w:tr>
      <w:tr w:rsidR="008242F8" w:rsidRPr="004A2247" w14:paraId="005F961D" w14:textId="77777777" w:rsidTr="004A2247">
        <w:trPr>
          <w:ins w:id="230" w:author="Benjamin Daszkiewicz" w:date="2017-11-30T18:05: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804FA" w14:textId="0F73C78F" w:rsidR="008242F8" w:rsidRDefault="008242F8" w:rsidP="004A2247">
            <w:pPr>
              <w:pStyle w:val="NoSpacing"/>
              <w:rPr>
                <w:ins w:id="231" w:author="Benjamin Daszkiewicz" w:date="2017-11-30T18:05:00Z"/>
              </w:rPr>
            </w:pPr>
            <w:ins w:id="232" w:author="Benjamin Daszkiewicz" w:date="2017-11-30T18:05:00Z">
              <w:r>
                <w:lastRenderedPageBreak/>
                <w:t>2/23/18</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A14C" w14:textId="56727F16" w:rsidR="008242F8" w:rsidRPr="008242F8" w:rsidRDefault="008242F8" w:rsidP="004A2247">
            <w:pPr>
              <w:pStyle w:val="NoSpacing"/>
              <w:rPr>
                <w:ins w:id="233" w:author="Benjamin Daszkiewicz" w:date="2017-11-30T18:05:00Z"/>
              </w:rPr>
            </w:pPr>
            <w:ins w:id="234" w:author="Benjamin Daszkiewicz" w:date="2017-11-30T18:05:00Z">
              <w:r w:rsidRPr="008242F8">
                <w:t>Added advertisements and display mounted</w:t>
              </w:r>
            </w:ins>
          </w:p>
        </w:tc>
      </w:tr>
      <w:tr w:rsidR="004A2247" w:rsidRPr="004A2247" w14:paraId="37938303"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15D68" w14:textId="77777777" w:rsidR="004A2247" w:rsidRPr="004A2247" w:rsidRDefault="004A2247" w:rsidP="004A2247">
            <w:pPr>
              <w:pStyle w:val="NoSpacing"/>
              <w:rPr>
                <w:rFonts w:ascii="Times New Roman" w:hAnsi="Times New Roman" w:cs="Times New Roman"/>
                <w:sz w:val="24"/>
                <w:szCs w:val="24"/>
              </w:rPr>
            </w:pPr>
            <w:r w:rsidRPr="004A2247">
              <w:t>3/9/18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1050" w14:textId="77777777" w:rsidR="004A2247" w:rsidRPr="004A2247" w:rsidRDefault="004A2247" w:rsidP="004A2247">
            <w:pPr>
              <w:pStyle w:val="NoSpacing"/>
              <w:rPr>
                <w:rFonts w:ascii="Times New Roman" w:hAnsi="Times New Roman" w:cs="Times New Roman"/>
                <w:sz w:val="24"/>
                <w:szCs w:val="24"/>
              </w:rPr>
            </w:pPr>
            <w:r w:rsidRPr="004A2247">
              <w:t>Student Expo registration deadline</w:t>
            </w:r>
          </w:p>
        </w:tc>
      </w:tr>
      <w:tr w:rsidR="008242F8" w:rsidRPr="004A2247" w14:paraId="39DB2FE0" w14:textId="77777777" w:rsidTr="004A2247">
        <w:trPr>
          <w:ins w:id="235" w:author="Benjamin Daszkiewicz" w:date="2017-11-30T18:06: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B1A7C" w14:textId="4406D600" w:rsidR="008242F8" w:rsidRPr="004A2247" w:rsidRDefault="008242F8" w:rsidP="004A2247">
            <w:pPr>
              <w:pStyle w:val="NoSpacing"/>
              <w:rPr>
                <w:ins w:id="236" w:author="Benjamin Daszkiewicz" w:date="2017-11-30T18:06:00Z"/>
              </w:rPr>
            </w:pPr>
            <w:ins w:id="237" w:author="Benjamin Daszkiewicz" w:date="2017-11-30T18:06:00Z">
              <w:r>
                <w:t>3/23/18</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3D1F9" w14:textId="3BA2D7D1" w:rsidR="008242F8" w:rsidRPr="004A2247" w:rsidRDefault="008242F8" w:rsidP="004A2247">
            <w:pPr>
              <w:pStyle w:val="NoSpacing"/>
              <w:rPr>
                <w:ins w:id="238" w:author="Benjamin Daszkiewicz" w:date="2017-11-30T18:06:00Z"/>
              </w:rPr>
            </w:pPr>
            <w:ins w:id="239" w:author="Benjamin Daszkiewicz" w:date="2017-11-30T18:06:00Z">
              <w:r>
                <w:t>Weather/radar screen (final minimum requirements implemented)</w:t>
              </w:r>
            </w:ins>
          </w:p>
        </w:tc>
      </w:tr>
      <w:tr w:rsidR="004A2247" w:rsidRPr="004A2247" w14:paraId="7F0EE4FC"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DB8A" w14:textId="77777777" w:rsidR="004A2247" w:rsidRPr="004A2247" w:rsidRDefault="004A2247" w:rsidP="004A2247">
            <w:pPr>
              <w:pStyle w:val="NoSpacing"/>
              <w:rPr>
                <w:rFonts w:ascii="Times New Roman" w:hAnsi="Times New Roman" w:cs="Times New Roman"/>
                <w:sz w:val="24"/>
                <w:szCs w:val="24"/>
              </w:rPr>
            </w:pPr>
            <w:r w:rsidRPr="004A2247">
              <w:t>3/29/18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4019E" w14:textId="77777777" w:rsidR="004A2247" w:rsidRPr="004A2247" w:rsidRDefault="004A2247" w:rsidP="004A2247">
            <w:pPr>
              <w:pStyle w:val="NoSpacing"/>
              <w:rPr>
                <w:rFonts w:ascii="Times New Roman" w:hAnsi="Times New Roman" w:cs="Times New Roman"/>
                <w:sz w:val="24"/>
                <w:szCs w:val="24"/>
              </w:rPr>
            </w:pPr>
            <w:r w:rsidRPr="004A2247">
              <w:t>Final report draft</w:t>
            </w:r>
          </w:p>
        </w:tc>
      </w:tr>
      <w:tr w:rsidR="004A2247" w:rsidRPr="004A2247" w14:paraId="0F097AE6"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38889" w14:textId="77777777" w:rsidR="004A2247" w:rsidRPr="004A2247" w:rsidRDefault="004A2247" w:rsidP="004A2247">
            <w:pPr>
              <w:pStyle w:val="NoSpacing"/>
              <w:rPr>
                <w:rFonts w:ascii="Times New Roman" w:hAnsi="Times New Roman" w:cs="Times New Roman"/>
                <w:sz w:val="24"/>
                <w:szCs w:val="24"/>
              </w:rPr>
            </w:pPr>
            <w:r w:rsidRPr="004A2247">
              <w:t>3/30/18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9ECAC" w14:textId="77777777" w:rsidR="004A2247" w:rsidRPr="004A2247" w:rsidRDefault="004A2247" w:rsidP="004A2247">
            <w:pPr>
              <w:pStyle w:val="NoSpacing"/>
              <w:rPr>
                <w:rFonts w:ascii="Times New Roman" w:hAnsi="Times New Roman" w:cs="Times New Roman"/>
                <w:sz w:val="24"/>
                <w:szCs w:val="24"/>
              </w:rPr>
            </w:pPr>
            <w:r w:rsidRPr="004A2247">
              <w:t>Student Expo abstract</w:t>
            </w:r>
          </w:p>
        </w:tc>
      </w:tr>
      <w:tr w:rsidR="004A2247" w:rsidRPr="004A2247" w14:paraId="2F85B407"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C790E" w14:textId="77777777" w:rsidR="004A2247" w:rsidRPr="004A2247" w:rsidRDefault="004A2247" w:rsidP="004A2247">
            <w:pPr>
              <w:pStyle w:val="NoSpacing"/>
              <w:rPr>
                <w:rFonts w:ascii="Times New Roman" w:hAnsi="Times New Roman" w:cs="Times New Roman"/>
                <w:sz w:val="24"/>
                <w:szCs w:val="24"/>
              </w:rPr>
            </w:pPr>
            <w:r w:rsidRPr="004A2247">
              <w:t>4/5/2018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146F" w14:textId="77777777" w:rsidR="004A2247" w:rsidRPr="004A2247" w:rsidRDefault="004A2247" w:rsidP="004A2247">
            <w:pPr>
              <w:pStyle w:val="NoSpacing"/>
              <w:rPr>
                <w:rFonts w:ascii="Times New Roman" w:hAnsi="Times New Roman" w:cs="Times New Roman"/>
                <w:sz w:val="24"/>
                <w:szCs w:val="24"/>
              </w:rPr>
            </w:pPr>
            <w:r w:rsidRPr="004A2247">
              <w:t>Project poster</w:t>
            </w:r>
          </w:p>
        </w:tc>
      </w:tr>
      <w:tr w:rsidR="004A2247" w:rsidRPr="004A2247" w14:paraId="063E0B93"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831E2" w14:textId="77777777" w:rsidR="004A2247" w:rsidRPr="004A2247" w:rsidRDefault="004A2247" w:rsidP="004A2247">
            <w:pPr>
              <w:pStyle w:val="NoSpacing"/>
              <w:rPr>
                <w:rFonts w:ascii="Times New Roman" w:hAnsi="Times New Roman" w:cs="Times New Roman"/>
                <w:sz w:val="24"/>
                <w:szCs w:val="24"/>
              </w:rPr>
            </w:pPr>
            <w:r w:rsidRPr="004A2247">
              <w:t>4/10/2018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E6D90" w14:textId="77777777" w:rsidR="004A2247" w:rsidRPr="004A2247" w:rsidRDefault="004A2247" w:rsidP="004A2247">
            <w:pPr>
              <w:pStyle w:val="NoSpacing"/>
              <w:rPr>
                <w:rFonts w:ascii="Times New Roman" w:hAnsi="Times New Roman" w:cs="Times New Roman"/>
                <w:sz w:val="24"/>
                <w:szCs w:val="24"/>
              </w:rPr>
            </w:pPr>
            <w:r w:rsidRPr="004A2247">
              <w:t>Student Expo poster setup</w:t>
            </w:r>
          </w:p>
        </w:tc>
      </w:tr>
      <w:tr w:rsidR="004A2247" w:rsidRPr="004A2247" w14:paraId="66B55353"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ECD36" w14:textId="77777777" w:rsidR="004A2247" w:rsidRPr="004A2247" w:rsidRDefault="004A2247" w:rsidP="004A2247">
            <w:pPr>
              <w:pStyle w:val="NoSpacing"/>
              <w:rPr>
                <w:rFonts w:ascii="Times New Roman" w:hAnsi="Times New Roman" w:cs="Times New Roman"/>
                <w:sz w:val="24"/>
                <w:szCs w:val="24"/>
              </w:rPr>
            </w:pPr>
            <w:r w:rsidRPr="004A2247">
              <w:t>4/12/2018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35D0C" w14:textId="77777777" w:rsidR="004A2247" w:rsidRPr="004A2247" w:rsidRDefault="004A2247" w:rsidP="004A2247">
            <w:pPr>
              <w:pStyle w:val="NoSpacing"/>
              <w:rPr>
                <w:rFonts w:ascii="Times New Roman" w:hAnsi="Times New Roman" w:cs="Times New Roman"/>
                <w:sz w:val="24"/>
                <w:szCs w:val="24"/>
              </w:rPr>
            </w:pPr>
            <w:r w:rsidRPr="004A2247">
              <w:t>Expo poster judging</w:t>
            </w:r>
          </w:p>
        </w:tc>
      </w:tr>
      <w:tr w:rsidR="004A2247" w:rsidRPr="004A2247" w14:paraId="56BCB42B"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A794F" w14:textId="77777777" w:rsidR="004A2247" w:rsidRPr="004A2247" w:rsidRDefault="004A2247" w:rsidP="004A2247">
            <w:pPr>
              <w:pStyle w:val="NoSpacing"/>
              <w:rPr>
                <w:rFonts w:ascii="Times New Roman" w:hAnsi="Times New Roman" w:cs="Times New Roman"/>
                <w:sz w:val="24"/>
                <w:szCs w:val="24"/>
              </w:rPr>
            </w:pPr>
            <w:r w:rsidRPr="004A2247">
              <w:t>4/13/2018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CA398" w14:textId="77777777" w:rsidR="004A2247" w:rsidRPr="004A2247" w:rsidRDefault="004A2247" w:rsidP="004A2247">
            <w:pPr>
              <w:pStyle w:val="NoSpacing"/>
              <w:rPr>
                <w:rFonts w:ascii="Times New Roman" w:hAnsi="Times New Roman" w:cs="Times New Roman"/>
                <w:sz w:val="24"/>
                <w:szCs w:val="24"/>
              </w:rPr>
            </w:pPr>
            <w:r w:rsidRPr="004A2247">
              <w:t>Award ceremony</w:t>
            </w:r>
          </w:p>
        </w:tc>
      </w:tr>
      <w:tr w:rsidR="004A2247" w:rsidRPr="004A2247" w14:paraId="2D3C1AC5"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A712" w14:textId="77777777" w:rsidR="004A2247" w:rsidRPr="004A2247" w:rsidRDefault="004A2247" w:rsidP="004A2247">
            <w:pPr>
              <w:pStyle w:val="NoSpacing"/>
              <w:rPr>
                <w:rFonts w:ascii="Times New Roman" w:hAnsi="Times New Roman" w:cs="Times New Roman"/>
                <w:sz w:val="24"/>
                <w:szCs w:val="24"/>
              </w:rPr>
            </w:pPr>
            <w:r w:rsidRPr="004A2247">
              <w:t>4/27/2018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E2207" w14:textId="77777777" w:rsidR="004A2247" w:rsidRPr="004A2247" w:rsidRDefault="004A2247" w:rsidP="004A2247">
            <w:pPr>
              <w:pStyle w:val="NoSpacing"/>
              <w:rPr>
                <w:rFonts w:ascii="Times New Roman" w:hAnsi="Times New Roman" w:cs="Times New Roman"/>
                <w:sz w:val="24"/>
                <w:szCs w:val="24"/>
              </w:rPr>
            </w:pPr>
            <w:r w:rsidRPr="004A2247">
              <w:t>IAB poster session</w:t>
            </w:r>
          </w:p>
        </w:tc>
      </w:tr>
      <w:tr w:rsidR="004A2247" w:rsidRPr="004A2247" w14:paraId="7BC7C7CC"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BC231" w14:textId="77777777" w:rsidR="004A2247" w:rsidRPr="004A2247" w:rsidRDefault="004A2247" w:rsidP="004A2247">
            <w:pPr>
              <w:pStyle w:val="NoSpacing"/>
              <w:rPr>
                <w:rFonts w:ascii="Times New Roman" w:hAnsi="Times New Roman" w:cs="Times New Roman"/>
                <w:sz w:val="24"/>
                <w:szCs w:val="24"/>
              </w:rPr>
            </w:pPr>
            <w:r w:rsidRPr="004A2247">
              <w:t>4/28/2018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5CEB6" w14:textId="77777777" w:rsidR="004A2247" w:rsidRPr="004A2247" w:rsidRDefault="004A2247" w:rsidP="004A2247">
            <w:pPr>
              <w:pStyle w:val="NoSpacing"/>
              <w:rPr>
                <w:rFonts w:ascii="Times New Roman" w:hAnsi="Times New Roman" w:cs="Times New Roman"/>
                <w:sz w:val="24"/>
                <w:szCs w:val="24"/>
              </w:rPr>
            </w:pPr>
            <w:r w:rsidRPr="004A2247">
              <w:t>Project conference</w:t>
            </w:r>
          </w:p>
        </w:tc>
      </w:tr>
      <w:tr w:rsidR="004A2247" w:rsidRPr="004A2247" w14:paraId="3E903439" w14:textId="77777777" w:rsidTr="004A22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8D957" w14:textId="77777777" w:rsidR="004A2247" w:rsidRPr="004A2247" w:rsidRDefault="004A2247" w:rsidP="004A2247">
            <w:pPr>
              <w:pStyle w:val="NoSpacing"/>
              <w:rPr>
                <w:rFonts w:ascii="Times New Roman" w:hAnsi="Times New Roman" w:cs="Times New Roman"/>
                <w:sz w:val="24"/>
                <w:szCs w:val="24"/>
              </w:rPr>
            </w:pPr>
            <w:r w:rsidRPr="004A2247">
              <w:t>5/1/2018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BEBE" w14:textId="77777777" w:rsidR="004A2247" w:rsidRPr="004A2247" w:rsidRDefault="004A2247" w:rsidP="004A2247">
            <w:pPr>
              <w:pStyle w:val="NoSpacing"/>
              <w:rPr>
                <w:rFonts w:ascii="Times New Roman" w:hAnsi="Times New Roman" w:cs="Times New Roman"/>
                <w:sz w:val="24"/>
                <w:szCs w:val="24"/>
              </w:rPr>
            </w:pPr>
            <w:r w:rsidRPr="004A2247">
              <w:t>All deliverables completed and uploaded to website</w:t>
            </w:r>
          </w:p>
        </w:tc>
      </w:tr>
    </w:tbl>
    <w:p w14:paraId="0D34F483" w14:textId="1DE4F2ED" w:rsidR="004A2247" w:rsidRDefault="004A2247" w:rsidP="004A2247">
      <w:pPr>
        <w:pStyle w:val="NoSpacing"/>
      </w:pPr>
    </w:p>
    <w:p w14:paraId="734840F7" w14:textId="7E4B1255" w:rsidR="004A2247" w:rsidRDefault="004A2247" w:rsidP="004A2247">
      <w:pPr>
        <w:pStyle w:val="Heading2"/>
      </w:pPr>
      <w:bookmarkStart w:id="240" w:name="_Toc500843476"/>
      <w:r>
        <w:t>Division of Labor</w:t>
      </w:r>
      <w:bookmarkEnd w:id="240"/>
    </w:p>
    <w:p w14:paraId="210B498E" w14:textId="5A25AC5E" w:rsidR="004E2A45" w:rsidRPr="004E2A45" w:rsidRDefault="004E2A45" w:rsidP="004E2A45">
      <w:commentRangeStart w:id="241"/>
      <w:r>
        <w:t>Much</w:t>
      </w:r>
      <w:commentRangeEnd w:id="241"/>
      <w:r w:rsidR="00D2370D">
        <w:rPr>
          <w:rStyle w:val="CommentReference"/>
        </w:rPr>
        <w:commentReference w:id="241"/>
      </w:r>
      <w:r>
        <w:t xml:space="preserve"> of the labor will be a collaborative effort between both team members. However, each team member will have particular portions of the project that they are responsible for, meaning they will make sure that deadlines are met for that portion of the project. Here, particular portions of the project are assigned to the two group members.</w:t>
      </w:r>
    </w:p>
    <w:p w14:paraId="66BEF81C" w14:textId="417EDD4F" w:rsidR="004A2247" w:rsidRDefault="004E2A45" w:rsidP="004A2247">
      <w:pPr>
        <w:pStyle w:val="Heading3"/>
      </w:pPr>
      <w:bookmarkStart w:id="242" w:name="_Toc500843477"/>
      <w:commentRangeStart w:id="243"/>
      <w:r>
        <w:t>Nading</w:t>
      </w:r>
      <w:commentRangeEnd w:id="243"/>
      <w:r w:rsidR="00D2370D">
        <w:rPr>
          <w:rStyle w:val="CommentReference"/>
          <w:rFonts w:asciiTheme="minorHAnsi" w:eastAsiaTheme="minorHAnsi" w:hAnsiTheme="minorHAnsi" w:cstheme="minorBidi"/>
          <w:b w:val="0"/>
        </w:rPr>
        <w:commentReference w:id="243"/>
      </w:r>
      <w:bookmarkEnd w:id="242"/>
    </w:p>
    <w:p w14:paraId="260EB42B" w14:textId="3FEBCA63" w:rsidR="004A2247" w:rsidRDefault="004A2247" w:rsidP="004A2247">
      <w:pPr>
        <w:pStyle w:val="NoSpacing"/>
      </w:pPr>
      <w:r>
        <w:t xml:space="preserve">Due to his experience in Photoshop, Nading will handle graphic design challenges. As an engineering project, this is a unique one in that it will require the design of many </w:t>
      </w:r>
      <w:r w:rsidRPr="005D1E14">
        <w:rPr>
          <w:noProof/>
        </w:rPr>
        <w:t>graphic</w:t>
      </w:r>
      <w:r>
        <w:t xml:space="preserve"> components before </w:t>
      </w:r>
      <w:r w:rsidRPr="00CD58E5">
        <w:rPr>
          <w:noProof/>
        </w:rPr>
        <w:t>then</w:t>
      </w:r>
      <w:r>
        <w:t xml:space="preserve"> can be laid out in the GUI. Open license stock images may also be used for the project and will be cited in a “Credits” section of the display.</w:t>
      </w:r>
    </w:p>
    <w:p w14:paraId="53C01F4A" w14:textId="6C376A1B" w:rsidR="004642DC" w:rsidRDefault="004642DC" w:rsidP="004A2247">
      <w:pPr>
        <w:pStyle w:val="NoSpacing"/>
      </w:pPr>
    </w:p>
    <w:p w14:paraId="24EE6C4C" w14:textId="52A77037" w:rsidR="004642DC" w:rsidRDefault="004642DC" w:rsidP="004A2247">
      <w:pPr>
        <w:pStyle w:val="NoSpacing"/>
      </w:pPr>
      <w:r>
        <w:t xml:space="preserve">In addition to providing graphics to integrate into the interface, Nading will also work on modules that will request and process data via API for </w:t>
      </w:r>
      <w:del w:id="244" w:author="Benjamin Daszkiewicz" w:date="2017-11-30T18:07:00Z">
        <w:r w:rsidDel="00E26048">
          <w:delText>the calendar</w:delText>
        </w:r>
      </w:del>
      <w:ins w:id="245" w:author="Benjamin Daszkiewicz" w:date="2017-11-30T18:07:00Z">
        <w:r w:rsidR="00E26048">
          <w:t>announcements</w:t>
        </w:r>
      </w:ins>
      <w:del w:id="246" w:author="Benjamin Daszkiewicz" w:date="2017-11-30T18:07:00Z">
        <w:r w:rsidDel="00E26048">
          <w:delText>, geofencing, and announcements</w:delText>
        </w:r>
      </w:del>
      <w:ins w:id="247" w:author="Benjamin Daszkiewicz" w:date="2017-11-30T18:07:00Z">
        <w:r w:rsidR="00E26048">
          <w:t xml:space="preserve"> and geofencing data for the paging</w:t>
        </w:r>
      </w:ins>
      <w:r>
        <w:t xml:space="preserve"> sections of the Display. The modules will process the information and pass it to Daszkiewicz’s GUI modules for display.</w:t>
      </w:r>
    </w:p>
    <w:p w14:paraId="0F8FCF94" w14:textId="1328473A" w:rsidR="004A2247" w:rsidRDefault="004A2247" w:rsidP="004A2247">
      <w:pPr>
        <w:pStyle w:val="NoSpacing"/>
      </w:pPr>
    </w:p>
    <w:p w14:paraId="0B413039" w14:textId="2AD5E578" w:rsidR="004A2247" w:rsidRDefault="004E2A45" w:rsidP="004A2247">
      <w:pPr>
        <w:pStyle w:val="Heading3"/>
      </w:pPr>
      <w:bookmarkStart w:id="248" w:name="_Toc500843478"/>
      <w:commentRangeStart w:id="249"/>
      <w:r>
        <w:t>Daszkiewicz</w:t>
      </w:r>
      <w:commentRangeEnd w:id="249"/>
      <w:r w:rsidR="00D2370D">
        <w:rPr>
          <w:rStyle w:val="CommentReference"/>
          <w:rFonts w:asciiTheme="minorHAnsi" w:eastAsiaTheme="minorHAnsi" w:hAnsiTheme="minorHAnsi" w:cstheme="minorBidi"/>
          <w:b w:val="0"/>
        </w:rPr>
        <w:commentReference w:id="249"/>
      </w:r>
      <w:bookmarkEnd w:id="248"/>
    </w:p>
    <w:p w14:paraId="13E22BC6" w14:textId="1B6FCB65" w:rsidR="009D7E5E" w:rsidRDefault="004642DC" w:rsidP="009D7E5E">
      <w:r>
        <w:t xml:space="preserve">Coding the GUI will be Daszkiewicz’s primary responsibility. Because the graphical element of the Display is a large part of the project, it is important to have one team member with a solid understanding of graphics programming in Python. Neither team member came in with a lot of experience in this area. </w:t>
      </w:r>
      <w:r w:rsidRPr="005D1E14">
        <w:rPr>
          <w:noProof/>
        </w:rPr>
        <w:t>Therefor</w:t>
      </w:r>
      <w:ins w:id="250" w:author="OlekMali" w:date="2017-11-30T11:37:00Z">
        <w:r w:rsidR="005D1E14">
          <w:rPr>
            <w:noProof/>
          </w:rPr>
          <w:t>e</w:t>
        </w:r>
      </w:ins>
      <w:r>
        <w:t xml:space="preserve"> it would be most </w:t>
      </w:r>
      <w:r w:rsidRPr="005D1E14">
        <w:rPr>
          <w:noProof/>
        </w:rPr>
        <w:t>eff</w:t>
      </w:r>
      <w:ins w:id="251" w:author="OlekMali" w:date="2017-11-30T11:37:00Z">
        <w:r w:rsidR="005D1E14">
          <w:rPr>
            <w:noProof/>
          </w:rPr>
          <w:t>ective</w:t>
        </w:r>
      </w:ins>
      <w:del w:id="252" w:author="OlekMali" w:date="2017-11-30T11:37:00Z">
        <w:r w:rsidRPr="005D1E14" w:rsidDel="005D1E14">
          <w:rPr>
            <w:noProof/>
          </w:rPr>
          <w:delText>icient</w:delText>
        </w:r>
      </w:del>
      <w:r>
        <w:t xml:space="preserve"> for a single team member to become proficient in this area. </w:t>
      </w:r>
    </w:p>
    <w:p w14:paraId="5DBD3F69" w14:textId="1402E7B7" w:rsidR="009F3219" w:rsidDel="00E26048" w:rsidRDefault="004642DC" w:rsidP="009F3219">
      <w:pPr>
        <w:rPr>
          <w:del w:id="253" w:author="Benjamin Daszkiewicz" w:date="2017-11-30T18:10:00Z"/>
        </w:rPr>
      </w:pPr>
      <w:r>
        <w:lastRenderedPageBreak/>
        <w:t xml:space="preserve">Daszkiewicz will also integrate </w:t>
      </w:r>
      <w:del w:id="254" w:author="Benjamin Daszkiewicz" w:date="2017-11-30T18:09:00Z">
        <w:r w:rsidDel="00E26048">
          <w:delText>all of the separate modules together</w:delText>
        </w:r>
      </w:del>
      <w:ins w:id="255" w:author="Benjamin Daszkiewicz" w:date="2017-11-30T18:09:00Z">
        <w:r w:rsidR="00E26048">
          <w:t>Google API data into the calendar section as well as the weather data</w:t>
        </w:r>
      </w:ins>
      <w:r>
        <w:t xml:space="preserve">. The GUI programming will lend itself as the most efficient anchor to bring all of the separate Display software modules together. </w:t>
      </w:r>
      <w:del w:id="256" w:author="Benjamin Daszkiewicz" w:date="2017-11-30T18:09:00Z">
        <w:r w:rsidR="009F3219" w:rsidDel="00E26048">
          <w:delText>As mentioned, Nading’s</w:delText>
        </w:r>
      </w:del>
      <w:ins w:id="257" w:author="Benjamin Daszkiewicz" w:date="2017-11-30T18:09:00Z">
        <w:r w:rsidR="00E26048">
          <w:t>The separate</w:t>
        </w:r>
      </w:ins>
      <w:r w:rsidR="009F3219">
        <w:t xml:space="preserve"> modules will request and process necessary GPS and text data. They will then be bound together as objects and returned from those functions. Designing how these modules interact with each other will also fall under Daszkiewicz’s responsibility due to his experience with software design and engineering.</w:t>
      </w:r>
    </w:p>
    <w:p w14:paraId="62BEDA7B" w14:textId="150B037F" w:rsidR="00994AEF" w:rsidRDefault="00994AEF">
      <w:pPr>
        <w:rPr>
          <w:rFonts w:asciiTheme="majorHAnsi" w:eastAsiaTheme="majorEastAsia" w:hAnsiTheme="majorHAnsi" w:cstheme="majorBidi"/>
          <w:b/>
          <w:sz w:val="32"/>
          <w:szCs w:val="32"/>
        </w:rPr>
      </w:pPr>
      <w:del w:id="258" w:author="Benjamin Daszkiewicz" w:date="2017-11-30T18:10:00Z">
        <w:r w:rsidDel="00E26048">
          <w:br w:type="page"/>
        </w:r>
      </w:del>
    </w:p>
    <w:p w14:paraId="7075C0CA" w14:textId="47354C59" w:rsidR="0051244F" w:rsidRDefault="0051244F" w:rsidP="0051244F">
      <w:pPr>
        <w:pStyle w:val="Heading1"/>
      </w:pPr>
      <w:bookmarkStart w:id="259" w:name="_Toc500843479"/>
      <w:r>
        <w:t>Discussion and Future Direction</w:t>
      </w:r>
      <w:bookmarkEnd w:id="259"/>
    </w:p>
    <w:p w14:paraId="43AFB644" w14:textId="35BAB9E2" w:rsidR="009D7E5E" w:rsidRDefault="009D7E5E" w:rsidP="009D7E5E">
      <w:pPr>
        <w:pStyle w:val="NoSpacing"/>
      </w:pPr>
      <w:r>
        <w:t xml:space="preserve">In an ever-growing technological world, with so much focus on media, news and social events that are pushed onto devices and displays for </w:t>
      </w:r>
      <w:r w:rsidRPr="005D1E14">
        <w:rPr>
          <w:noProof/>
        </w:rPr>
        <w:t>eas</w:t>
      </w:r>
      <w:ins w:id="260" w:author="OlekMali" w:date="2017-11-30T11:37:00Z">
        <w:r w:rsidR="005D1E14">
          <w:rPr>
            <w:noProof/>
          </w:rPr>
          <w:t>il</w:t>
        </w:r>
      </w:ins>
      <w:r w:rsidRPr="005D1E14">
        <w:rPr>
          <w:noProof/>
        </w:rPr>
        <w:t>y</w:t>
      </w:r>
      <w:r>
        <w:t xml:space="preserve"> readable information, it only logically follows that new systems and devices are put into place, especially in a learning environment with students’ idealistic futures in mind. Ideally, the IoT Display is something that can be expanded upon and used in the future heavily. The discussion of the device and its potential was only briefly theorized. The device was desired to have an art appeal with a simplistic modern design in mind. With the baseline creation and consistency of such a thing, the usefulness grows as more ideas and process could be implemented for the device. It is only being developed for a few electrical engineering professors in the department, but it </w:t>
      </w:r>
      <w:r w:rsidRPr="005D1E14">
        <w:rPr>
          <w:noProof/>
        </w:rPr>
        <w:t>could</w:t>
      </w:r>
      <w:ins w:id="261" w:author="OlekMali" w:date="2017-11-30T11:37:00Z">
        <w:r w:rsidR="005D1E14">
          <w:rPr>
            <w:noProof/>
          </w:rPr>
          <w:t>,</w:t>
        </w:r>
      </w:ins>
      <w:r>
        <w:t xml:space="preserve"> however, lead itself to </w:t>
      </w:r>
      <w:r w:rsidRPr="006F4998">
        <w:rPr>
          <w:noProof/>
        </w:rPr>
        <w:t>finding</w:t>
      </w:r>
      <w:r>
        <w:t xml:space="preserve"> a perfect place in the job environment to help coworkers. A manager in a company could have such a device in front of their office to help update any </w:t>
      </w:r>
      <w:r w:rsidRPr="006F4998">
        <w:rPr>
          <w:noProof/>
        </w:rPr>
        <w:t>co</w:t>
      </w:r>
      <w:ins w:id="262" w:author="OlekMali" w:date="2017-11-30T11:38:00Z">
        <w:r w:rsidR="006F4998">
          <w:rPr>
            <w:noProof/>
          </w:rPr>
          <w:t>-</w:t>
        </w:r>
      </w:ins>
      <w:del w:id="263" w:author="OlekMali" w:date="2017-11-30T11:38:00Z">
        <w:r w:rsidRPr="006F4998" w:rsidDel="006F4998">
          <w:rPr>
            <w:noProof/>
          </w:rPr>
          <w:delText xml:space="preserve"> </w:delText>
        </w:r>
      </w:del>
      <w:r w:rsidRPr="006F4998">
        <w:rPr>
          <w:noProof/>
        </w:rPr>
        <w:t>workers</w:t>
      </w:r>
      <w:r>
        <w:t xml:space="preserve"> on information and scheduling that may be pertinent to them.</w:t>
      </w:r>
    </w:p>
    <w:p w14:paraId="5D08CE62" w14:textId="77777777" w:rsidR="0051244F" w:rsidRDefault="0051244F" w:rsidP="0051244F">
      <w:pPr>
        <w:pStyle w:val="Heading1"/>
      </w:pPr>
      <w:bookmarkStart w:id="264" w:name="_Toc500843480"/>
      <w:r>
        <w:t>Conclusion</w:t>
      </w:r>
      <w:bookmarkEnd w:id="264"/>
    </w:p>
    <w:p w14:paraId="35E25F24" w14:textId="6669CFFB" w:rsidR="0051244F" w:rsidRDefault="00AA1E44" w:rsidP="0051244F">
      <w:pPr>
        <w:rPr>
          <w:ins w:id="265" w:author="Benjamin Daszkiewicz" w:date="2017-11-30T18:14:00Z"/>
          <w:noProof/>
        </w:rPr>
      </w:pPr>
      <w:del w:id="266" w:author="Benjamin Daszkiewicz" w:date="2017-11-30T18:10:00Z">
        <w:r w:rsidRPr="006F4998" w:rsidDel="00E26048">
          <w:rPr>
            <w:noProof/>
          </w:rPr>
          <w:delText>TO DO</w:delText>
        </w:r>
      </w:del>
      <w:ins w:id="267" w:author="Benjamin Daszkiewicz" w:date="2017-11-30T18:10:00Z">
        <w:r w:rsidR="00E26048">
          <w:rPr>
            <w:noProof/>
          </w:rPr>
          <w:t>The IoT Information Display solves the problem of schedulues becoming outdat</w:t>
        </w:r>
      </w:ins>
      <w:ins w:id="268" w:author="Benjamin Daszkiewicz" w:date="2017-11-30T18:11:00Z">
        <w:r w:rsidR="00E26048">
          <w:rPr>
            <w:noProof/>
          </w:rPr>
          <w:t xml:space="preserve">ed </w:t>
        </w:r>
        <w:r w:rsidR="00EF6B3B">
          <w:rPr>
            <w:noProof/>
          </w:rPr>
          <w:t xml:space="preserve">before their events come to pass. Synchronizing these ever changing schedules with students can cause professors </w:t>
        </w:r>
      </w:ins>
      <w:ins w:id="269" w:author="Benjamin Daszkiewicz" w:date="2017-11-30T18:12:00Z">
        <w:r w:rsidR="00EF6B3B">
          <w:rPr>
            <w:noProof/>
          </w:rPr>
          <w:t xml:space="preserve">undue frustration. The Display lends a place where the professor’s schedule will always be up to date and will synchronize in real time. </w:t>
        </w:r>
      </w:ins>
      <w:ins w:id="270" w:author="Benjamin Daszkiewicz" w:date="2017-11-30T18:13:00Z">
        <w:r w:rsidR="00EF6B3B">
          <w:rPr>
            <w:noProof/>
          </w:rPr>
          <w:t xml:space="preserve">If off campus, the Google Calendar will still be viewable by traditional means. It is the best of both worlds. </w:t>
        </w:r>
      </w:ins>
      <w:ins w:id="271" w:author="Benjamin Daszkiewicz" w:date="2017-11-30T18:12:00Z">
        <w:r w:rsidR="00EF6B3B">
          <w:rPr>
            <w:noProof/>
          </w:rPr>
          <w:t>Twitter announcement functionality will allow for real-time announcements to be displayed in such a way that they can also be viewed from a student</w:t>
        </w:r>
      </w:ins>
      <w:ins w:id="272" w:author="Benjamin Daszkiewicz" w:date="2017-11-30T18:13:00Z">
        <w:r w:rsidR="00EF6B3B">
          <w:rPr>
            <w:noProof/>
          </w:rPr>
          <w:t>’s personal device</w:t>
        </w:r>
      </w:ins>
      <w:ins w:id="273" w:author="Benjamin Daszkiewicz" w:date="2017-11-30T18:14:00Z">
        <w:r w:rsidR="00EF6B3B">
          <w:rPr>
            <w:noProof/>
          </w:rPr>
          <w:t xml:space="preserve"> while they may not be around the display.</w:t>
        </w:r>
      </w:ins>
    </w:p>
    <w:p w14:paraId="66D1866E" w14:textId="1D990FED" w:rsidR="00EF6B3B" w:rsidRDefault="00EF6B3B" w:rsidP="0051244F">
      <w:pPr>
        <w:rPr>
          <w:ins w:id="274" w:author="Benjamin Daszkiewicz" w:date="2017-11-30T18:18:00Z"/>
          <w:noProof/>
        </w:rPr>
      </w:pPr>
      <w:ins w:id="275" w:author="Benjamin Daszkiewicz" w:date="2017-11-30T18:15:00Z">
        <w:r>
          <w:rPr>
            <w:noProof/>
          </w:rPr>
          <w:t>M</w:t>
        </w:r>
      </w:ins>
      <w:ins w:id="276" w:author="Benjamin Daszkiewicz" w:date="2017-11-30T18:14:00Z">
        <w:r>
          <w:rPr>
            <w:noProof/>
          </w:rPr>
          <w:t>inimal hardware</w:t>
        </w:r>
      </w:ins>
      <w:ins w:id="277" w:author="Benjamin Daszkiewicz" w:date="2017-11-30T18:15:00Z">
        <w:r>
          <w:rPr>
            <w:noProof/>
          </w:rPr>
          <w:t xml:space="preserve"> is required,</w:t>
        </w:r>
      </w:ins>
      <w:ins w:id="278" w:author="Benjamin Daszkiewicz" w:date="2017-11-30T18:14:00Z">
        <w:r>
          <w:rPr>
            <w:noProof/>
          </w:rPr>
          <w:t xml:space="preserve"> in that only a Raspberry Pi is </w:t>
        </w:r>
      </w:ins>
      <w:ins w:id="279" w:author="Benjamin Daszkiewicz" w:date="2017-11-30T18:16:00Z">
        <w:r>
          <w:rPr>
            <w:noProof/>
          </w:rPr>
          <w:t>needed</w:t>
        </w:r>
      </w:ins>
      <w:ins w:id="280" w:author="Benjamin Daszkiewicz" w:date="2017-11-30T18:14:00Z">
        <w:r>
          <w:rPr>
            <w:noProof/>
          </w:rPr>
          <w:t xml:space="preserve"> to run the touch display. Some minimal connection is needed between the two</w:t>
        </w:r>
      </w:ins>
      <w:ins w:id="281" w:author="Benjamin Daszkiewicz" w:date="2017-11-30T18:16:00Z">
        <w:r>
          <w:rPr>
            <w:noProof/>
          </w:rPr>
          <w:t xml:space="preserve">, but most of the project will be software based. The system will run as a Python application to make data handling as efficient as possible and avoid the need for hosting a web server or using Bash scripting to pass variable between various php and HTML </w:t>
        </w:r>
      </w:ins>
      <w:ins w:id="282" w:author="Benjamin Daszkiewicz" w:date="2017-11-30T18:17:00Z">
        <w:r>
          <w:rPr>
            <w:noProof/>
          </w:rPr>
          <w:t>destinations.</w:t>
        </w:r>
      </w:ins>
    </w:p>
    <w:p w14:paraId="1404AF5F" w14:textId="07FE8142" w:rsidR="00EF6B3B" w:rsidRDefault="00EF6B3B" w:rsidP="0051244F">
      <w:ins w:id="283" w:author="Benjamin Daszkiewicz" w:date="2017-11-30T18:18:00Z">
        <w:r>
          <w:rPr>
            <w:noProof/>
          </w:rPr>
          <w:t xml:space="preserve">While minimum functionality </w:t>
        </w:r>
      </w:ins>
      <w:ins w:id="284" w:author="Benjamin Daszkiewicz" w:date="2017-11-30T18:21:00Z">
        <w:r>
          <w:rPr>
            <w:noProof/>
          </w:rPr>
          <w:t xml:space="preserve">requirements </w:t>
        </w:r>
      </w:ins>
      <w:ins w:id="285" w:author="Benjamin Daszkiewicz" w:date="2017-11-30T18:19:00Z">
        <w:r>
          <w:rPr>
            <w:noProof/>
          </w:rPr>
          <w:t xml:space="preserve">of a calendar, announcements, paging, weather, and geofencing </w:t>
        </w:r>
      </w:ins>
      <w:ins w:id="286" w:author="Benjamin Daszkiewicz" w:date="2017-11-30T18:21:00Z">
        <w:r>
          <w:rPr>
            <w:noProof/>
          </w:rPr>
          <w:t>have</w:t>
        </w:r>
      </w:ins>
      <w:ins w:id="287" w:author="Benjamin Daszkiewicz" w:date="2017-11-30T18:18:00Z">
        <w:r>
          <w:rPr>
            <w:noProof/>
          </w:rPr>
          <w:t xml:space="preserve"> been defined for the timeline that our team will work on the project, future goals have also been defined so that the Display can grow to be more useful in the future.</w:t>
        </w:r>
      </w:ins>
      <w:ins w:id="288" w:author="Benjamin Daszkiewicz" w:date="2017-11-30T18:19:00Z">
        <w:r>
          <w:rPr>
            <w:noProof/>
          </w:rPr>
          <w:t xml:space="preserve"> Sensors for an increased user experience or text messaging may be added </w:t>
        </w:r>
      </w:ins>
      <w:ins w:id="289" w:author="Benjamin Daszkiewicz" w:date="2017-11-30T18:20:00Z">
        <w:r>
          <w:rPr>
            <w:noProof/>
          </w:rPr>
          <w:t xml:space="preserve">in years to come to continue to </w:t>
        </w:r>
      </w:ins>
      <w:ins w:id="290" w:author="Benjamin Daszkiewicz" w:date="2017-11-30T18:21:00Z">
        <w:r w:rsidR="00F03DD1">
          <w:rPr>
            <w:noProof/>
          </w:rPr>
          <w:t>expand</w:t>
        </w:r>
      </w:ins>
      <w:ins w:id="291" w:author="Benjamin Daszkiewicz" w:date="2017-11-30T18:20:00Z">
        <w:r>
          <w:rPr>
            <w:noProof/>
          </w:rPr>
          <w:t xml:space="preserve"> the IoT Information Display.</w:t>
        </w:r>
      </w:ins>
    </w:p>
    <w:p w14:paraId="5ABC32D9" w14:textId="49C40998" w:rsidR="003040FE" w:rsidRDefault="0051244F" w:rsidP="003040FE">
      <w:r>
        <w:br w:type="page"/>
      </w:r>
    </w:p>
    <w:p w14:paraId="747A7F38" w14:textId="77777777" w:rsidR="003040FE" w:rsidRPr="00696D19" w:rsidRDefault="003040FE" w:rsidP="003040FE">
      <w:pPr>
        <w:pStyle w:val="Heading1"/>
      </w:pPr>
      <w:bookmarkStart w:id="292" w:name="_Toc500139813"/>
      <w:bookmarkStart w:id="293" w:name="_Toc500843481"/>
      <w:r w:rsidRPr="00696D19">
        <w:lastRenderedPageBreak/>
        <w:t>References</w:t>
      </w:r>
      <w:bookmarkEnd w:id="292"/>
      <w:bookmarkEnd w:id="293"/>
    </w:p>
    <w:p w14:paraId="1A6F8620" w14:textId="77777777" w:rsidR="003040FE" w:rsidRPr="00696D19" w:rsidRDefault="003040FE" w:rsidP="003040FE">
      <w:pPr>
        <w:spacing w:line="360" w:lineRule="auto"/>
        <w:ind w:left="720" w:hanging="720"/>
        <w:rPr>
          <w:rFonts w:ascii="Calibri" w:hAnsi="Calibri" w:cs="Calibri"/>
          <w:szCs w:val="24"/>
        </w:rPr>
      </w:pPr>
      <w:r w:rsidRPr="00696D19">
        <w:rPr>
          <w:rFonts w:ascii="Calibri" w:hAnsi="Calibri" w:cs="Calibri"/>
          <w:szCs w:val="24"/>
        </w:rPr>
        <w:t xml:space="preserve">[1] </w:t>
      </w:r>
      <w:r>
        <w:rPr>
          <w:rFonts w:ascii="Calibri" w:hAnsi="Calibri" w:cs="Calibri"/>
          <w:szCs w:val="24"/>
        </w:rPr>
        <w:tab/>
        <w:t>Athira, S., et al,</w:t>
      </w:r>
      <w:r w:rsidRPr="00696D19">
        <w:rPr>
          <w:rFonts w:ascii="Calibri" w:hAnsi="Calibri" w:cs="Calibri"/>
          <w:szCs w:val="24"/>
        </w:rPr>
        <w:t xml:space="preserve"> </w:t>
      </w:r>
      <w:r>
        <w:rPr>
          <w:rFonts w:ascii="Calibri" w:hAnsi="Calibri" w:cs="Calibri"/>
          <w:szCs w:val="24"/>
        </w:rPr>
        <w:t>“</w:t>
      </w:r>
      <w:r w:rsidRPr="007C24FA">
        <w:rPr>
          <w:rFonts w:ascii="Calibri" w:hAnsi="Calibri" w:cs="Calibri"/>
          <w:iCs/>
          <w:szCs w:val="24"/>
        </w:rPr>
        <w:t>Smart Mirror: A Novel Framework for Interactive Display</w:t>
      </w:r>
      <w:r w:rsidRPr="00696D19">
        <w:rPr>
          <w:rFonts w:ascii="Calibri" w:hAnsi="Calibri" w:cs="Calibri"/>
          <w:szCs w:val="24"/>
        </w:rPr>
        <w:t>.</w:t>
      </w:r>
      <w:r>
        <w:rPr>
          <w:rFonts w:ascii="Calibri" w:hAnsi="Calibri" w:cs="Calibri"/>
          <w:szCs w:val="24"/>
        </w:rPr>
        <w:t>”</w:t>
      </w:r>
      <w:r w:rsidRPr="00696D19">
        <w:rPr>
          <w:rFonts w:ascii="Calibri" w:hAnsi="Calibri" w:cs="Calibri"/>
          <w:szCs w:val="24"/>
        </w:rPr>
        <w:t xml:space="preserve"> 2016.</w:t>
      </w:r>
      <w:r>
        <w:rPr>
          <w:rFonts w:ascii="Calibri" w:hAnsi="Calibri" w:cs="Calibri"/>
          <w:szCs w:val="24"/>
        </w:rPr>
        <w:t xml:space="preserve"> [Online]. </w:t>
      </w:r>
      <w:r w:rsidRPr="00696D19">
        <w:rPr>
          <w:rFonts w:ascii="Calibri" w:hAnsi="Calibri" w:cs="Calibri"/>
          <w:i/>
          <w:iCs/>
          <w:szCs w:val="24"/>
        </w:rPr>
        <w:t>Scopus</w:t>
      </w:r>
      <w:r w:rsidRPr="00696D19">
        <w:rPr>
          <w:rFonts w:ascii="Calibri" w:hAnsi="Calibri" w:cs="Calibri"/>
          <w:szCs w:val="24"/>
        </w:rPr>
        <w:t>.</w:t>
      </w:r>
      <w:r>
        <w:rPr>
          <w:rFonts w:ascii="Calibri" w:hAnsi="Calibri" w:cs="Calibri"/>
          <w:szCs w:val="24"/>
        </w:rPr>
        <w:t xml:space="preserve"> Accessed on: October 6, 2017.</w:t>
      </w:r>
    </w:p>
    <w:p w14:paraId="437939FD" w14:textId="77777777" w:rsidR="003040FE" w:rsidRPr="007C24FA" w:rsidRDefault="003040FE" w:rsidP="003040FE">
      <w:pPr>
        <w:spacing w:line="360" w:lineRule="auto"/>
        <w:ind w:left="720" w:hanging="720"/>
        <w:rPr>
          <w:rFonts w:ascii="Calibri" w:hAnsi="Calibri" w:cs="Calibri"/>
          <w:iCs/>
          <w:szCs w:val="24"/>
        </w:rPr>
      </w:pPr>
      <w:r w:rsidRPr="00696D19">
        <w:rPr>
          <w:rFonts w:ascii="Calibri" w:hAnsi="Calibri" w:cs="Calibri"/>
          <w:szCs w:val="24"/>
        </w:rPr>
        <w:t xml:space="preserve">[2] </w:t>
      </w:r>
      <w:r>
        <w:rPr>
          <w:rFonts w:ascii="Calibri" w:hAnsi="Calibri" w:cs="Calibri"/>
          <w:szCs w:val="24"/>
        </w:rPr>
        <w:tab/>
      </w:r>
      <w:r w:rsidRPr="00696D19">
        <w:rPr>
          <w:rFonts w:ascii="Calibri" w:hAnsi="Calibri" w:cs="Calibri"/>
          <w:szCs w:val="24"/>
        </w:rPr>
        <w:t>Bengry, Sean. “Designing for Multiple D</w:t>
      </w:r>
      <w:r>
        <w:rPr>
          <w:rFonts w:ascii="Calibri" w:hAnsi="Calibri" w:cs="Calibri"/>
          <w:szCs w:val="24"/>
        </w:rPr>
        <w:t>evices and Varying Screen Sizes,</w:t>
      </w:r>
      <w:r w:rsidRPr="00696D19">
        <w:rPr>
          <w:rFonts w:ascii="Calibri" w:hAnsi="Calibri" w:cs="Calibri"/>
          <w:szCs w:val="24"/>
        </w:rPr>
        <w:t xml:space="preserve">” </w:t>
      </w:r>
      <w:r>
        <w:rPr>
          <w:rFonts w:ascii="Calibri" w:hAnsi="Calibri" w:cs="Calibri"/>
          <w:i/>
          <w:iCs/>
          <w:szCs w:val="24"/>
        </w:rPr>
        <w:t xml:space="preserve">Talent Development; </w:t>
      </w:r>
      <w:r w:rsidRPr="00696D19">
        <w:rPr>
          <w:rFonts w:ascii="Calibri" w:hAnsi="Calibri" w:cs="Calibri"/>
          <w:i/>
          <w:iCs/>
          <w:szCs w:val="24"/>
        </w:rPr>
        <w:t>Alexandria</w:t>
      </w:r>
      <w:r>
        <w:rPr>
          <w:rFonts w:ascii="Calibri" w:hAnsi="Calibri" w:cs="Calibri"/>
          <w:szCs w:val="24"/>
        </w:rPr>
        <w:t>, vol. 70, no. 10,</w:t>
      </w:r>
      <w:r w:rsidRPr="00696D19">
        <w:rPr>
          <w:rFonts w:ascii="Calibri" w:hAnsi="Calibri" w:cs="Calibri"/>
          <w:szCs w:val="24"/>
        </w:rPr>
        <w:t xml:space="preserve"> Oct. 2016, p. 26–27,29. </w:t>
      </w:r>
      <w:r>
        <w:rPr>
          <w:rFonts w:ascii="Calibri" w:hAnsi="Calibri" w:cs="Calibri"/>
          <w:szCs w:val="24"/>
        </w:rPr>
        <w:t xml:space="preserve">[Online]. </w:t>
      </w:r>
      <w:r w:rsidRPr="00696D19">
        <w:rPr>
          <w:rFonts w:ascii="Calibri" w:hAnsi="Calibri" w:cs="Calibri"/>
          <w:i/>
          <w:szCs w:val="24"/>
        </w:rPr>
        <w:t>ProQuest.</w:t>
      </w:r>
      <w:r>
        <w:rPr>
          <w:rFonts w:ascii="Calibri" w:hAnsi="Calibri" w:cs="Calibri"/>
          <w:szCs w:val="24"/>
        </w:rPr>
        <w:t xml:space="preserve"> Accessed on: October 6, 2017.</w:t>
      </w:r>
    </w:p>
    <w:p w14:paraId="1CB279E0" w14:textId="77777777" w:rsidR="003040FE" w:rsidRPr="007C24FA" w:rsidRDefault="003040FE" w:rsidP="003040FE">
      <w:pPr>
        <w:pStyle w:val="Bibliography"/>
        <w:ind w:left="720" w:hanging="720"/>
        <w:rPr>
          <w:rFonts w:ascii="Calibri" w:hAnsi="Calibri" w:cs="Calibri"/>
          <w:i/>
          <w:iCs/>
          <w:szCs w:val="24"/>
        </w:rPr>
      </w:pPr>
      <w:r w:rsidRPr="00696D19">
        <w:rPr>
          <w:rFonts w:ascii="Calibri" w:hAnsi="Calibri" w:cs="Calibri"/>
          <w:szCs w:val="24"/>
        </w:rPr>
        <w:t>[3]</w:t>
      </w:r>
      <w:r>
        <w:rPr>
          <w:rFonts w:ascii="Calibri" w:hAnsi="Calibri" w:cs="Calibri"/>
          <w:szCs w:val="24"/>
        </w:rPr>
        <w:tab/>
      </w:r>
      <w:r w:rsidRPr="00696D19">
        <w:rPr>
          <w:rFonts w:ascii="Calibri" w:hAnsi="Calibri" w:cs="Calibri"/>
          <w:szCs w:val="24"/>
        </w:rPr>
        <w:t xml:space="preserve">Chen, X., et al. </w:t>
      </w:r>
      <w:r>
        <w:rPr>
          <w:rFonts w:ascii="Calibri" w:hAnsi="Calibri" w:cs="Calibri"/>
          <w:szCs w:val="24"/>
        </w:rPr>
        <w:t>“</w:t>
      </w:r>
      <w:r w:rsidRPr="007C24FA">
        <w:rPr>
          <w:rFonts w:ascii="Calibri" w:hAnsi="Calibri" w:cs="Calibri"/>
          <w:iCs/>
          <w:szCs w:val="24"/>
        </w:rPr>
        <w:t>Spalendar: Visualizing a Group’s Calendar Events over a Geographic Space on a Public Display</w:t>
      </w:r>
      <w:r>
        <w:rPr>
          <w:rFonts w:ascii="Calibri" w:hAnsi="Calibri" w:cs="Calibri"/>
          <w:szCs w:val="24"/>
        </w:rPr>
        <w:t>,”</w:t>
      </w:r>
      <w:r w:rsidRPr="00696D19">
        <w:rPr>
          <w:rFonts w:ascii="Calibri" w:hAnsi="Calibri" w:cs="Calibri"/>
          <w:szCs w:val="24"/>
        </w:rPr>
        <w:t xml:space="preserve"> 2012, pp. 689–96. </w:t>
      </w:r>
      <w:r>
        <w:rPr>
          <w:rFonts w:ascii="Calibri" w:hAnsi="Calibri" w:cs="Calibri"/>
          <w:szCs w:val="24"/>
        </w:rPr>
        <w:t>[Online].</w:t>
      </w:r>
      <w:r w:rsidRPr="00696D19">
        <w:rPr>
          <w:rFonts w:ascii="Calibri" w:hAnsi="Calibri" w:cs="Calibri"/>
          <w:szCs w:val="24"/>
        </w:rPr>
        <w:t xml:space="preserve"> </w:t>
      </w:r>
      <w:r w:rsidRPr="00696D19">
        <w:rPr>
          <w:rFonts w:ascii="Calibri" w:hAnsi="Calibri" w:cs="Calibri"/>
          <w:i/>
          <w:iCs/>
          <w:szCs w:val="24"/>
        </w:rPr>
        <w:t>Scopus</w:t>
      </w:r>
      <w:r w:rsidRPr="00696D19">
        <w:rPr>
          <w:rFonts w:ascii="Calibri" w:hAnsi="Calibri" w:cs="Calibri"/>
          <w:szCs w:val="24"/>
        </w:rPr>
        <w:t>.</w:t>
      </w:r>
      <w:r>
        <w:rPr>
          <w:rFonts w:ascii="Calibri" w:hAnsi="Calibri" w:cs="Calibri"/>
          <w:szCs w:val="24"/>
        </w:rPr>
        <w:t xml:space="preserve"> Accessed on: October 6, 2017.</w:t>
      </w:r>
    </w:p>
    <w:p w14:paraId="05FA4D7C" w14:textId="77777777" w:rsidR="003040FE" w:rsidRPr="003B6A53" w:rsidRDefault="003040FE" w:rsidP="003040FE">
      <w:pPr>
        <w:pStyle w:val="Bibliography"/>
        <w:ind w:left="720" w:hanging="720"/>
        <w:rPr>
          <w:rFonts w:ascii="Calibri" w:hAnsi="Calibri" w:cs="Calibri"/>
          <w:szCs w:val="24"/>
        </w:rPr>
      </w:pPr>
      <w:r w:rsidRPr="00696D19">
        <w:rPr>
          <w:szCs w:val="24"/>
        </w:rPr>
        <w:t xml:space="preserve">[4] </w:t>
      </w:r>
      <w:r>
        <w:rPr>
          <w:szCs w:val="24"/>
        </w:rPr>
        <w:tab/>
      </w:r>
      <w:r w:rsidRPr="00696D19">
        <w:rPr>
          <w:rFonts w:ascii="Calibri" w:hAnsi="Calibri" w:cs="Calibri"/>
          <w:szCs w:val="24"/>
        </w:rPr>
        <w:t xml:space="preserve">Destounis, Panagiotis, et al. “Designing for Ease Is Designing for All: Experiences from a Simplified </w:t>
      </w:r>
      <w:r>
        <w:rPr>
          <w:rFonts w:ascii="Calibri" w:hAnsi="Calibri" w:cs="Calibri"/>
          <w:szCs w:val="24"/>
        </w:rPr>
        <w:t>Office Suite,</w:t>
      </w:r>
      <w:r w:rsidRPr="00696D19">
        <w:rPr>
          <w:rFonts w:ascii="Calibri" w:hAnsi="Calibri" w:cs="Calibri"/>
          <w:szCs w:val="24"/>
        </w:rPr>
        <w:t xml:space="preserve">” </w:t>
      </w:r>
      <w:r w:rsidRPr="00696D19">
        <w:rPr>
          <w:rFonts w:ascii="Calibri" w:hAnsi="Calibri" w:cs="Calibri"/>
          <w:i/>
          <w:iCs/>
          <w:szCs w:val="24"/>
        </w:rPr>
        <w:t>Information Technology &amp; People; West Linn</w:t>
      </w:r>
      <w:r w:rsidRPr="00696D19">
        <w:rPr>
          <w:rFonts w:ascii="Calibri" w:hAnsi="Calibri" w:cs="Calibri"/>
          <w:szCs w:val="24"/>
        </w:rPr>
        <w:t>, vol. 17, no. 3, 2004, pp. 286–302.</w:t>
      </w:r>
      <w:r>
        <w:rPr>
          <w:rFonts w:ascii="Calibri" w:hAnsi="Calibri" w:cs="Calibri"/>
          <w:szCs w:val="24"/>
        </w:rPr>
        <w:t xml:space="preserve"> [Online]. </w:t>
      </w:r>
      <w:r>
        <w:rPr>
          <w:rFonts w:ascii="Calibri" w:hAnsi="Calibri" w:cs="Calibri"/>
          <w:i/>
          <w:szCs w:val="24"/>
        </w:rPr>
        <w:t>ProQuest.</w:t>
      </w:r>
      <w:r>
        <w:rPr>
          <w:rFonts w:ascii="Calibri" w:hAnsi="Calibri" w:cs="Calibri"/>
          <w:szCs w:val="24"/>
        </w:rPr>
        <w:t xml:space="preserve"> Accessed on: October 6, 2017.</w:t>
      </w:r>
    </w:p>
    <w:p w14:paraId="6E7B4FFB" w14:textId="77777777" w:rsidR="003040FE" w:rsidRPr="00696D19" w:rsidRDefault="003040FE" w:rsidP="003040FE">
      <w:pPr>
        <w:pStyle w:val="Bibliography"/>
        <w:rPr>
          <w:rFonts w:ascii="Calibri" w:hAnsi="Calibri" w:cs="Calibri"/>
          <w:i/>
          <w:iCs/>
          <w:szCs w:val="24"/>
        </w:rPr>
      </w:pPr>
      <w:r w:rsidRPr="00696D19">
        <w:rPr>
          <w:szCs w:val="24"/>
        </w:rPr>
        <w:t>[5]</w:t>
      </w:r>
      <w:r>
        <w:rPr>
          <w:szCs w:val="24"/>
        </w:rPr>
        <w:tab/>
      </w:r>
      <w:r w:rsidRPr="00696D19">
        <w:rPr>
          <w:rFonts w:ascii="Calibri" w:hAnsi="Calibri" w:cs="Calibri"/>
          <w:i/>
          <w:iCs/>
          <w:szCs w:val="24"/>
        </w:rPr>
        <w:t xml:space="preserve">Expression Web Tutorial: How to Design a Website with Microsoft Expression Web </w:t>
      </w:r>
    </w:p>
    <w:p w14:paraId="0BB84A65" w14:textId="77777777" w:rsidR="003040FE" w:rsidRPr="00696D19" w:rsidRDefault="003040FE" w:rsidP="003040FE">
      <w:pPr>
        <w:pStyle w:val="Bibliography"/>
        <w:ind w:left="720"/>
        <w:rPr>
          <w:rFonts w:ascii="Calibri" w:hAnsi="Calibri" w:cs="Calibri"/>
          <w:szCs w:val="24"/>
        </w:rPr>
      </w:pPr>
      <w:r w:rsidRPr="00696D19">
        <w:rPr>
          <w:rFonts w:ascii="Calibri" w:hAnsi="Calibri" w:cs="Calibri"/>
          <w:i/>
          <w:iCs/>
          <w:szCs w:val="24"/>
        </w:rPr>
        <w:t>(Thesitewizard.Com)</w:t>
      </w:r>
      <w:r w:rsidRPr="00696D19">
        <w:rPr>
          <w:rFonts w:ascii="Calibri" w:hAnsi="Calibri" w:cs="Calibri"/>
          <w:szCs w:val="24"/>
        </w:rPr>
        <w:t xml:space="preserve">. </w:t>
      </w:r>
      <w:hyperlink r:id="rId20" w:history="1">
        <w:r w:rsidRPr="00677EE8">
          <w:rPr>
            <w:rStyle w:val="Hyperlink"/>
            <w:rFonts w:ascii="Calibri" w:hAnsi="Calibri" w:cs="Calibri"/>
            <w:szCs w:val="24"/>
          </w:rPr>
          <w:t>https://www.thesitewizard.com/expression-web/expression-web-4-tutorial-1.shtml</w:t>
        </w:r>
      </w:hyperlink>
      <w:r w:rsidRPr="00696D19">
        <w:rPr>
          <w:rFonts w:ascii="Calibri" w:hAnsi="Calibri" w:cs="Calibri"/>
          <w:szCs w:val="24"/>
        </w:rPr>
        <w:t>.</w:t>
      </w:r>
      <w:r>
        <w:rPr>
          <w:rFonts w:ascii="Calibri" w:hAnsi="Calibri" w:cs="Calibri"/>
          <w:szCs w:val="24"/>
        </w:rPr>
        <w:t xml:space="preserve"> [Online].</w:t>
      </w:r>
      <w:r w:rsidRPr="00696D19">
        <w:rPr>
          <w:rFonts w:ascii="Calibri" w:hAnsi="Calibri" w:cs="Calibri"/>
          <w:szCs w:val="24"/>
        </w:rPr>
        <w:t xml:space="preserve"> Accessed </w:t>
      </w:r>
      <w:r>
        <w:rPr>
          <w:rFonts w:ascii="Calibri" w:hAnsi="Calibri" w:cs="Calibri"/>
          <w:szCs w:val="24"/>
        </w:rPr>
        <w:t>On: October 6, 2017</w:t>
      </w:r>
      <w:r w:rsidRPr="00696D19">
        <w:rPr>
          <w:rFonts w:ascii="Calibri" w:hAnsi="Calibri" w:cs="Calibri"/>
          <w:szCs w:val="24"/>
        </w:rPr>
        <w:t>.</w:t>
      </w:r>
    </w:p>
    <w:p w14:paraId="380AC20F" w14:textId="77777777" w:rsidR="003040FE" w:rsidRPr="003B6A53" w:rsidRDefault="003040FE" w:rsidP="003040FE">
      <w:pPr>
        <w:pStyle w:val="Bibliography"/>
        <w:ind w:left="720" w:hanging="720"/>
        <w:rPr>
          <w:rFonts w:ascii="Calibri" w:hAnsi="Calibri" w:cs="Calibri"/>
          <w:szCs w:val="24"/>
        </w:rPr>
      </w:pPr>
      <w:r w:rsidRPr="00696D19">
        <w:rPr>
          <w:szCs w:val="24"/>
        </w:rPr>
        <w:t xml:space="preserve">[6] </w:t>
      </w:r>
      <w:r>
        <w:rPr>
          <w:szCs w:val="24"/>
        </w:rPr>
        <w:tab/>
      </w:r>
      <w:r w:rsidRPr="00696D19">
        <w:rPr>
          <w:rFonts w:ascii="Calibri" w:hAnsi="Calibri" w:cs="Calibri"/>
          <w:szCs w:val="24"/>
        </w:rPr>
        <w:t xml:space="preserve">Goldsborough, Reid. “Creating Substantive Websites.” </w:t>
      </w:r>
      <w:r w:rsidRPr="00696D19">
        <w:rPr>
          <w:rFonts w:ascii="Calibri" w:hAnsi="Calibri" w:cs="Calibri"/>
          <w:i/>
          <w:iCs/>
          <w:szCs w:val="24"/>
        </w:rPr>
        <w:t>Tech Directions; Ann Arbor</w:t>
      </w:r>
      <w:r>
        <w:rPr>
          <w:rFonts w:ascii="Calibri" w:hAnsi="Calibri" w:cs="Calibri"/>
          <w:szCs w:val="24"/>
        </w:rPr>
        <w:t xml:space="preserve">, vol. 60, no. 1, Aug. </w:t>
      </w:r>
      <w:r w:rsidRPr="00696D19">
        <w:rPr>
          <w:rFonts w:ascii="Calibri" w:hAnsi="Calibri" w:cs="Calibri"/>
          <w:szCs w:val="24"/>
        </w:rPr>
        <w:t>2000, p. 13.</w:t>
      </w:r>
      <w:r>
        <w:rPr>
          <w:rFonts w:ascii="Calibri" w:hAnsi="Calibri" w:cs="Calibri"/>
          <w:szCs w:val="24"/>
        </w:rPr>
        <w:t xml:space="preserve"> [Online]. </w:t>
      </w:r>
      <w:r>
        <w:rPr>
          <w:rFonts w:ascii="Calibri" w:hAnsi="Calibri" w:cs="Calibri"/>
          <w:i/>
          <w:szCs w:val="24"/>
        </w:rPr>
        <w:t>ProQuest.</w:t>
      </w:r>
      <w:r>
        <w:rPr>
          <w:rFonts w:ascii="Calibri" w:hAnsi="Calibri" w:cs="Calibri"/>
          <w:szCs w:val="24"/>
        </w:rPr>
        <w:t xml:space="preserve"> Accessed on: October 6, 2017.</w:t>
      </w:r>
    </w:p>
    <w:p w14:paraId="0FC38A3A" w14:textId="77777777" w:rsidR="003040FE" w:rsidRPr="003B6A53" w:rsidRDefault="003040FE" w:rsidP="003040FE">
      <w:pPr>
        <w:pStyle w:val="Bibliography"/>
        <w:ind w:left="720" w:hanging="720"/>
        <w:rPr>
          <w:rFonts w:ascii="Calibri" w:hAnsi="Calibri" w:cs="Calibri"/>
          <w:i/>
          <w:iCs/>
          <w:szCs w:val="24"/>
        </w:rPr>
      </w:pPr>
      <w:r w:rsidRPr="00696D19">
        <w:rPr>
          <w:szCs w:val="24"/>
        </w:rPr>
        <w:t>[7]</w:t>
      </w:r>
      <w:r>
        <w:rPr>
          <w:szCs w:val="24"/>
        </w:rPr>
        <w:tab/>
      </w:r>
      <w:r w:rsidRPr="00696D19">
        <w:rPr>
          <w:szCs w:val="24"/>
        </w:rPr>
        <w:t xml:space="preserve"> </w:t>
      </w:r>
      <w:r w:rsidRPr="00696D19">
        <w:rPr>
          <w:rFonts w:ascii="Calibri" w:hAnsi="Calibri" w:cs="Calibri"/>
          <w:szCs w:val="24"/>
        </w:rPr>
        <w:t xml:space="preserve">Harbert, Andrew, et al. “A Graphical Specification System for User-Interface Design.” </w:t>
      </w:r>
      <w:r w:rsidRPr="00696D19">
        <w:rPr>
          <w:rFonts w:ascii="Calibri" w:hAnsi="Calibri" w:cs="Calibri"/>
          <w:i/>
          <w:iCs/>
          <w:szCs w:val="24"/>
        </w:rPr>
        <w:t>IEEE Software; Los Alamitos</w:t>
      </w:r>
      <w:r w:rsidRPr="00696D19">
        <w:rPr>
          <w:rFonts w:ascii="Calibri" w:hAnsi="Calibri" w:cs="Calibri"/>
          <w:szCs w:val="24"/>
        </w:rPr>
        <w:t>, vol. 7, no. 4, Aug. 1990, pp. 12–20.</w:t>
      </w:r>
      <w:r>
        <w:rPr>
          <w:rFonts w:ascii="Calibri" w:hAnsi="Calibri" w:cs="Calibri"/>
          <w:szCs w:val="24"/>
        </w:rPr>
        <w:t xml:space="preserve"> [Online].</w:t>
      </w:r>
      <w:r w:rsidRPr="00696D19">
        <w:rPr>
          <w:rFonts w:ascii="Calibri" w:hAnsi="Calibri" w:cs="Calibri"/>
          <w:szCs w:val="24"/>
        </w:rPr>
        <w:t xml:space="preserve"> </w:t>
      </w:r>
      <w:r w:rsidRPr="00696D19">
        <w:rPr>
          <w:rFonts w:ascii="Calibri" w:hAnsi="Calibri" w:cs="Calibri"/>
          <w:i/>
          <w:iCs/>
          <w:szCs w:val="24"/>
        </w:rPr>
        <w:t>ProQuest</w:t>
      </w:r>
      <w:r w:rsidRPr="00696D19">
        <w:rPr>
          <w:rFonts w:ascii="Calibri" w:hAnsi="Calibri" w:cs="Calibri"/>
          <w:szCs w:val="24"/>
        </w:rPr>
        <w:t>.</w:t>
      </w:r>
      <w:r>
        <w:rPr>
          <w:rFonts w:ascii="Calibri" w:hAnsi="Calibri" w:cs="Calibri"/>
          <w:szCs w:val="24"/>
        </w:rPr>
        <w:t xml:space="preserve"> Accessed On: October 6, 2017.</w:t>
      </w:r>
    </w:p>
    <w:p w14:paraId="5B9A7F34" w14:textId="77777777" w:rsidR="003040FE" w:rsidRPr="003B6A53" w:rsidRDefault="003040FE" w:rsidP="003040FE">
      <w:pPr>
        <w:pStyle w:val="Bibliography"/>
        <w:ind w:left="720" w:hanging="720"/>
        <w:rPr>
          <w:rFonts w:ascii="Calibri" w:hAnsi="Calibri" w:cs="Calibri"/>
          <w:szCs w:val="24"/>
        </w:rPr>
      </w:pPr>
      <w:r w:rsidRPr="00696D19">
        <w:rPr>
          <w:szCs w:val="24"/>
        </w:rPr>
        <w:t xml:space="preserve">[8] </w:t>
      </w:r>
      <w:r>
        <w:rPr>
          <w:szCs w:val="24"/>
        </w:rPr>
        <w:tab/>
      </w:r>
      <w:r w:rsidRPr="00696D19">
        <w:rPr>
          <w:rFonts w:ascii="Calibri" w:hAnsi="Calibri" w:cs="Calibri"/>
          <w:szCs w:val="24"/>
        </w:rPr>
        <w:t xml:space="preserve">Leavitt, Lyle, and Ladd J. Brabec. “Design Embedded Displays for a Lasting Impression.” </w:t>
      </w:r>
      <w:r w:rsidRPr="00696D19">
        <w:rPr>
          <w:rFonts w:ascii="Calibri" w:hAnsi="Calibri" w:cs="Calibri"/>
          <w:i/>
          <w:iCs/>
          <w:szCs w:val="24"/>
        </w:rPr>
        <w:t>EDN; Boston</w:t>
      </w:r>
      <w:r w:rsidRPr="00696D19">
        <w:rPr>
          <w:rFonts w:ascii="Calibri" w:hAnsi="Calibri" w:cs="Calibri"/>
          <w:szCs w:val="24"/>
        </w:rPr>
        <w:t xml:space="preserve">, vol. 47, no. 5, Mar. 2002, pp. 85–90. </w:t>
      </w:r>
      <w:r>
        <w:rPr>
          <w:rFonts w:ascii="Calibri" w:hAnsi="Calibri" w:cs="Calibri"/>
          <w:szCs w:val="24"/>
        </w:rPr>
        <w:t xml:space="preserve">[Online]. </w:t>
      </w:r>
      <w:r w:rsidRPr="00696D19">
        <w:rPr>
          <w:rFonts w:ascii="Calibri" w:hAnsi="Calibri" w:cs="Calibri"/>
          <w:i/>
          <w:szCs w:val="24"/>
        </w:rPr>
        <w:t>ProQuest.</w:t>
      </w:r>
      <w:r>
        <w:rPr>
          <w:rFonts w:ascii="Calibri" w:hAnsi="Calibri" w:cs="Calibri"/>
          <w:szCs w:val="24"/>
        </w:rPr>
        <w:t xml:space="preserve"> Accessed On: October 6, 2017.</w:t>
      </w:r>
    </w:p>
    <w:p w14:paraId="510EC734" w14:textId="77777777" w:rsidR="003040FE" w:rsidRPr="003B6A53" w:rsidRDefault="003040FE" w:rsidP="003040FE">
      <w:pPr>
        <w:pStyle w:val="Bibliography"/>
        <w:ind w:left="720" w:hanging="720"/>
        <w:rPr>
          <w:rFonts w:ascii="Calibri" w:hAnsi="Calibri" w:cs="Calibri"/>
          <w:szCs w:val="24"/>
        </w:rPr>
      </w:pPr>
      <w:r w:rsidRPr="00696D19">
        <w:rPr>
          <w:szCs w:val="24"/>
        </w:rPr>
        <w:t>[9]</w:t>
      </w:r>
      <w:r>
        <w:rPr>
          <w:szCs w:val="24"/>
        </w:rPr>
        <w:tab/>
      </w:r>
      <w:r w:rsidRPr="00696D19">
        <w:rPr>
          <w:rFonts w:ascii="Calibri" w:hAnsi="Calibri" w:cs="Calibri"/>
          <w:szCs w:val="24"/>
        </w:rPr>
        <w:t xml:space="preserve">Miles, Mathew. “Using Web2py Python Framework for Creating Data-Driven Web Applications in the Academic Library.” </w:t>
      </w:r>
      <w:r w:rsidRPr="00696D19">
        <w:rPr>
          <w:rFonts w:ascii="Calibri" w:hAnsi="Calibri" w:cs="Calibri"/>
          <w:i/>
          <w:iCs/>
          <w:szCs w:val="24"/>
        </w:rPr>
        <w:t>Library Hi Tech; Bradford</w:t>
      </w:r>
      <w:r w:rsidRPr="00696D19">
        <w:rPr>
          <w:rFonts w:ascii="Calibri" w:hAnsi="Calibri" w:cs="Calibri"/>
          <w:szCs w:val="24"/>
        </w:rPr>
        <w:t xml:space="preserve">, vol. 34, no. 1, 2016, pp. 164–71. </w:t>
      </w:r>
      <w:r>
        <w:rPr>
          <w:rFonts w:ascii="Calibri" w:hAnsi="Calibri" w:cs="Calibri"/>
          <w:szCs w:val="24"/>
        </w:rPr>
        <w:t xml:space="preserve">[Online]. </w:t>
      </w:r>
      <w:r>
        <w:rPr>
          <w:rFonts w:ascii="Calibri" w:hAnsi="Calibri" w:cs="Calibri"/>
          <w:i/>
          <w:szCs w:val="24"/>
        </w:rPr>
        <w:t>ProQ</w:t>
      </w:r>
      <w:r w:rsidRPr="00696D19">
        <w:rPr>
          <w:rFonts w:ascii="Calibri" w:hAnsi="Calibri" w:cs="Calibri"/>
          <w:i/>
          <w:szCs w:val="24"/>
        </w:rPr>
        <w:t>uest.</w:t>
      </w:r>
      <w:r>
        <w:rPr>
          <w:rFonts w:ascii="Calibri" w:hAnsi="Calibri" w:cs="Calibri"/>
          <w:szCs w:val="24"/>
        </w:rPr>
        <w:t xml:space="preserve"> Accessed On: October 6, 2017.</w:t>
      </w:r>
    </w:p>
    <w:p w14:paraId="42601A31" w14:textId="4057BB21" w:rsidR="003040FE" w:rsidRDefault="003040FE" w:rsidP="00763247">
      <w:pPr>
        <w:ind w:left="720" w:hanging="720"/>
      </w:pPr>
      <w:r w:rsidRPr="00696D19">
        <w:rPr>
          <w:szCs w:val="24"/>
        </w:rPr>
        <w:t xml:space="preserve">[10] </w:t>
      </w:r>
      <w:r>
        <w:rPr>
          <w:szCs w:val="24"/>
        </w:rPr>
        <w:tab/>
      </w:r>
      <w:r w:rsidRPr="00696D19">
        <w:rPr>
          <w:rFonts w:ascii="Calibri" w:hAnsi="Calibri" w:cs="Calibri"/>
          <w:szCs w:val="24"/>
        </w:rPr>
        <w:t xml:space="preserve">Potnis, Devendra Dilip, et al. “Identifying Key Steps for Developing Mobile Applications and Mobile Websites for Libraries.” </w:t>
      </w:r>
      <w:r w:rsidRPr="00696D19">
        <w:rPr>
          <w:rFonts w:ascii="Calibri" w:hAnsi="Calibri" w:cs="Calibri"/>
          <w:i/>
          <w:iCs/>
          <w:szCs w:val="24"/>
        </w:rPr>
        <w:t>Information Technology and Libraries (Online); Chicago</w:t>
      </w:r>
      <w:r w:rsidRPr="00696D19">
        <w:rPr>
          <w:rFonts w:ascii="Calibri" w:hAnsi="Calibri" w:cs="Calibri"/>
          <w:szCs w:val="24"/>
        </w:rPr>
        <w:t>, vol. 35, no. 3, Sept. 2016, pp. 43–62.</w:t>
      </w:r>
      <w:r>
        <w:rPr>
          <w:rFonts w:ascii="Calibri" w:hAnsi="Calibri" w:cs="Calibri"/>
          <w:szCs w:val="24"/>
        </w:rPr>
        <w:t xml:space="preserve"> [Online].</w:t>
      </w:r>
      <w:r w:rsidRPr="00696D19">
        <w:rPr>
          <w:rFonts w:ascii="Calibri" w:hAnsi="Calibri" w:cs="Calibri"/>
          <w:szCs w:val="24"/>
        </w:rPr>
        <w:t xml:space="preserve"> </w:t>
      </w:r>
      <w:r w:rsidRPr="00696D19">
        <w:rPr>
          <w:rFonts w:ascii="Calibri" w:hAnsi="Calibri" w:cs="Calibri"/>
          <w:i/>
          <w:szCs w:val="24"/>
        </w:rPr>
        <w:t>ProQuest.</w:t>
      </w:r>
      <w:r>
        <w:rPr>
          <w:rFonts w:ascii="Calibri" w:hAnsi="Calibri" w:cs="Calibri"/>
          <w:i/>
          <w:szCs w:val="24"/>
        </w:rPr>
        <w:t xml:space="preserve"> </w:t>
      </w:r>
      <w:r>
        <w:rPr>
          <w:rFonts w:ascii="Calibri" w:hAnsi="Calibri" w:cs="Calibri"/>
          <w:szCs w:val="24"/>
        </w:rPr>
        <w:t>Accessed On: October 6, 2017.</w:t>
      </w:r>
      <w:r>
        <w:br w:type="page"/>
      </w:r>
      <w:bookmarkStart w:id="294" w:name="_GoBack"/>
      <w:bookmarkEnd w:id="294"/>
    </w:p>
    <w:p w14:paraId="12974AF5" w14:textId="0E6F311F" w:rsidR="009D7E5E" w:rsidRDefault="009D7E5E" w:rsidP="003040FE">
      <w:pPr>
        <w:pStyle w:val="Heading1"/>
      </w:pPr>
      <w:bookmarkStart w:id="295" w:name="_Toc500843482"/>
      <w:r>
        <w:lastRenderedPageBreak/>
        <w:t>Additional Readings</w:t>
      </w:r>
      <w:bookmarkEnd w:id="295"/>
    </w:p>
    <w:p w14:paraId="420EE44B" w14:textId="77777777" w:rsidR="00E55C12" w:rsidRPr="00E55C12" w:rsidRDefault="00E55C12" w:rsidP="00E55C12"/>
    <w:p w14:paraId="5576B62D" w14:textId="77777777" w:rsidR="009D7E5E" w:rsidRDefault="009D7E5E" w:rsidP="009D7E5E">
      <w:pPr>
        <w:pStyle w:val="NoSpacing"/>
      </w:pPr>
      <w:r>
        <w:t>Creating and Monitoring Geofences</w:t>
      </w:r>
    </w:p>
    <w:p w14:paraId="4637BD01" w14:textId="77777777" w:rsidR="009D7E5E" w:rsidRDefault="009D7E5E" w:rsidP="009D7E5E">
      <w:pPr>
        <w:pStyle w:val="NoSpacing"/>
      </w:pPr>
      <w:r>
        <w:t>&lt;</w:t>
      </w:r>
      <w:hyperlink r:id="rId21" w:history="1">
        <w:r>
          <w:rPr>
            <w:rStyle w:val="Hyperlink"/>
            <w:rFonts w:ascii="Arial" w:hAnsi="Arial" w:cs="Arial"/>
            <w:color w:val="1155CC"/>
          </w:rPr>
          <w:t>https://developer.android.com/training/location/geofencing.html</w:t>
        </w:r>
      </w:hyperlink>
      <w:r>
        <w:t>&gt;</w:t>
      </w:r>
    </w:p>
    <w:p w14:paraId="635AB557" w14:textId="77777777" w:rsidR="009D7E5E" w:rsidRDefault="009D7E5E" w:rsidP="009D7E5E">
      <w:pPr>
        <w:pStyle w:val="NoSpacing"/>
      </w:pPr>
    </w:p>
    <w:p w14:paraId="29EBAC9D" w14:textId="77777777" w:rsidR="009D7E5E" w:rsidRDefault="009D7E5E" w:rsidP="009D7E5E">
      <w:pPr>
        <w:pStyle w:val="NoSpacing"/>
      </w:pPr>
      <w:r>
        <w:t>Geofencing Tutorial with Core Location</w:t>
      </w:r>
    </w:p>
    <w:p w14:paraId="5149CCFD" w14:textId="77777777" w:rsidR="009D7E5E" w:rsidRDefault="009D7E5E" w:rsidP="009D7E5E">
      <w:pPr>
        <w:pStyle w:val="NoSpacing"/>
      </w:pPr>
      <w:r>
        <w:t>&lt;</w:t>
      </w:r>
      <w:hyperlink r:id="rId22" w:history="1">
        <w:r>
          <w:rPr>
            <w:rStyle w:val="Hyperlink"/>
            <w:rFonts w:ascii="Arial" w:hAnsi="Arial" w:cs="Arial"/>
            <w:color w:val="1155CC"/>
          </w:rPr>
          <w:t>https://www.raywenderlich.com/136165/core-location-geofencing-tutorial</w:t>
        </w:r>
      </w:hyperlink>
      <w:r>
        <w:t>&gt;</w:t>
      </w:r>
    </w:p>
    <w:p w14:paraId="1749EA77" w14:textId="77777777" w:rsidR="009D7E5E" w:rsidRDefault="009D7E5E" w:rsidP="009D7E5E">
      <w:pPr>
        <w:pStyle w:val="NoSpacing"/>
      </w:pPr>
    </w:p>
    <w:p w14:paraId="09B4A7EF" w14:textId="77777777" w:rsidR="009D7E5E" w:rsidRDefault="009D7E5E" w:rsidP="009D7E5E">
      <w:pPr>
        <w:pStyle w:val="NoSpacing"/>
      </w:pPr>
      <w:r>
        <w:t>A Simple Geo Fencing Using Polygon Method</w:t>
      </w:r>
    </w:p>
    <w:p w14:paraId="3204FEF7" w14:textId="0BCD6038" w:rsidR="009D7E5E" w:rsidRPr="009D7E5E" w:rsidRDefault="009D7E5E" w:rsidP="009C7C46">
      <w:pPr>
        <w:pStyle w:val="NoSpacing"/>
      </w:pPr>
      <w:r>
        <w:t>&lt;</w:t>
      </w:r>
      <w:hyperlink r:id="rId23" w:history="1">
        <w:r>
          <w:rPr>
            <w:rStyle w:val="Hyperlink"/>
            <w:rFonts w:ascii="Arial" w:hAnsi="Arial" w:cs="Arial"/>
            <w:color w:val="1155CC"/>
          </w:rPr>
          <w:t>https://www.codeproject.com/Articles/62482/A-Simple-Geo-Fencing-Using-Polygon-Method</w:t>
        </w:r>
      </w:hyperlink>
      <w:r>
        <w:t>&gt;</w:t>
      </w:r>
    </w:p>
    <w:p w14:paraId="271B1FFF" w14:textId="648DAE59" w:rsidR="0051244F" w:rsidRPr="0051244F" w:rsidRDefault="0051244F" w:rsidP="009D7E5E"/>
    <w:sectPr w:rsidR="0051244F" w:rsidRPr="0051244F" w:rsidSect="007C6A5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cob Nading" w:date="2017-11-30T19:24:00Z" w:initials="JN">
    <w:p w14:paraId="642BE455" w14:textId="7C1DA3F1" w:rsidR="00E772B1" w:rsidRDefault="00E772B1">
      <w:pPr>
        <w:pStyle w:val="CommentText"/>
      </w:pPr>
      <w:r>
        <w:rPr>
          <w:rStyle w:val="CommentReference"/>
        </w:rPr>
        <w:annotationRef/>
      </w:r>
      <w:r>
        <w:t>In-depth</w:t>
      </w:r>
    </w:p>
  </w:comment>
  <w:comment w:id="10" w:author="Jacob Nading" w:date="2017-11-30T19:25:00Z" w:initials="JN">
    <w:p w14:paraId="216B2656" w14:textId="2AE4B96D" w:rsidR="00E772B1" w:rsidRDefault="00E772B1">
      <w:pPr>
        <w:pStyle w:val="CommentText"/>
      </w:pPr>
      <w:r>
        <w:rPr>
          <w:rStyle w:val="CommentReference"/>
        </w:rPr>
        <w:annotationRef/>
      </w:r>
      <w:r>
        <w:t>A place that students</w:t>
      </w:r>
    </w:p>
  </w:comment>
  <w:comment w:id="15" w:author="Jacob Nading" w:date="2017-11-30T19:25:00Z" w:initials="JN">
    <w:p w14:paraId="6BAFE2EF" w14:textId="28B5A8E3" w:rsidR="00E772B1" w:rsidRDefault="00E772B1">
      <w:pPr>
        <w:pStyle w:val="CommentText"/>
      </w:pPr>
      <w:r>
        <w:rPr>
          <w:rStyle w:val="CommentReference"/>
        </w:rPr>
        <w:annotationRef/>
      </w:r>
      <w:r>
        <w:t>require</w:t>
      </w:r>
    </w:p>
  </w:comment>
  <w:comment w:id="94" w:author="Jacob Nading" w:date="2017-11-30T19:26:00Z" w:initials="JN">
    <w:p w14:paraId="5A5C33C2" w14:textId="6949F3BA" w:rsidR="00E772B1" w:rsidRDefault="00E772B1">
      <w:pPr>
        <w:pStyle w:val="CommentText"/>
      </w:pPr>
      <w:r>
        <w:rPr>
          <w:rStyle w:val="CommentReference"/>
        </w:rPr>
        <w:annotationRef/>
      </w:r>
      <w:r>
        <w:t>For instance, when viewing calendars there, events can be color coded by each course a professor may teach</w:t>
      </w:r>
    </w:p>
  </w:comment>
  <w:comment w:id="108" w:author="Jacob Nading" w:date="2017-11-30T19:27:00Z" w:initials="JN">
    <w:p w14:paraId="61CEEBD3" w14:textId="44BB6E96" w:rsidR="00E772B1" w:rsidRDefault="00E772B1">
      <w:pPr>
        <w:pStyle w:val="CommentText"/>
      </w:pPr>
      <w:r>
        <w:rPr>
          <w:rStyle w:val="CommentReference"/>
        </w:rPr>
        <w:annotationRef/>
      </w:r>
      <w:r>
        <w:t>Consider removing</w:t>
      </w:r>
    </w:p>
  </w:comment>
  <w:comment w:id="115" w:author="Jacob Nading" w:date="2017-11-30T19:27:00Z" w:initials="JN">
    <w:p w14:paraId="59855D60" w14:textId="3580BFCD" w:rsidR="00E772B1" w:rsidRDefault="00E772B1">
      <w:pPr>
        <w:pStyle w:val="CommentText"/>
      </w:pPr>
      <w:r>
        <w:rPr>
          <w:rStyle w:val="CommentReference"/>
        </w:rPr>
        <w:annotationRef/>
      </w:r>
      <w:r>
        <w:t>they</w:t>
      </w:r>
    </w:p>
  </w:comment>
  <w:comment w:id="122" w:author="Jacob Nading" w:date="2017-11-30T19:28:00Z" w:initials="JN">
    <w:p w14:paraId="5D384B6D" w14:textId="27356557" w:rsidR="00E772B1" w:rsidRDefault="00E772B1">
      <w:pPr>
        <w:pStyle w:val="CommentText"/>
      </w:pPr>
      <w:r>
        <w:rPr>
          <w:rStyle w:val="CommentReference"/>
        </w:rPr>
        <w:annotationRef/>
      </w:r>
      <w:r>
        <w:t>from previous iteration consideration:</w:t>
      </w:r>
    </w:p>
    <w:p w14:paraId="467D71E7" w14:textId="48848A77" w:rsidR="00E772B1" w:rsidRDefault="00E772B1">
      <w:pPr>
        <w:pStyle w:val="CommentText"/>
      </w:pPr>
      <w:r>
        <w:t>“from a professors’ phone”</w:t>
      </w:r>
    </w:p>
  </w:comment>
  <w:comment w:id="125" w:author="Jacob Nading" w:date="2017-11-30T19:27:00Z" w:initials="JN">
    <w:p w14:paraId="5F80198C" w14:textId="1B4C0A30" w:rsidR="00E772B1" w:rsidRDefault="00E772B1">
      <w:pPr>
        <w:pStyle w:val="CommentText"/>
      </w:pPr>
      <w:r>
        <w:rPr>
          <w:rStyle w:val="CommentReference"/>
        </w:rPr>
        <w:annotationRef/>
      </w:r>
      <w:r>
        <w:t>for</w:t>
      </w:r>
    </w:p>
  </w:comment>
  <w:comment w:id="126" w:author="Jacob Nading" w:date="2017-11-30T19:28:00Z" w:initials="JN">
    <w:p w14:paraId="2714B940" w14:textId="463422FC" w:rsidR="00E772B1" w:rsidRDefault="00E772B1">
      <w:pPr>
        <w:pStyle w:val="CommentText"/>
      </w:pPr>
      <w:r>
        <w:rPr>
          <w:rStyle w:val="CommentReference"/>
        </w:rPr>
        <w:annotationRef/>
      </w:r>
      <w:r>
        <w:t>if</w:t>
      </w:r>
    </w:p>
  </w:comment>
  <w:comment w:id="157" w:author="Jacob Nading" w:date="2017-11-30T19:29:00Z" w:initials="JN">
    <w:p w14:paraId="540B719A" w14:textId="013559F2" w:rsidR="00E772B1" w:rsidRDefault="00E772B1">
      <w:pPr>
        <w:pStyle w:val="CommentText"/>
      </w:pPr>
      <w:r>
        <w:rPr>
          <w:rStyle w:val="CommentReference"/>
        </w:rPr>
        <w:annotationRef/>
      </w:r>
      <w:r>
        <w:t>consider Microsoft office</w:t>
      </w:r>
    </w:p>
  </w:comment>
  <w:comment w:id="195" w:author="OlekMali" w:date="2017-11-30T11:35:00Z" w:initials="AM">
    <w:p w14:paraId="68F42C7B" w14:textId="08A69A22" w:rsidR="00E772B1" w:rsidRDefault="00E772B1">
      <w:pPr>
        <w:pStyle w:val="CommentText"/>
      </w:pPr>
      <w:r>
        <w:rPr>
          <w:rStyle w:val="CommentReference"/>
        </w:rPr>
        <w:annotationRef/>
      </w:r>
      <w:r>
        <w:t>Which one? 198 or 198.</w:t>
      </w:r>
    </w:p>
  </w:comment>
  <w:comment w:id="196" w:author="Jacob Nading" w:date="2017-11-30T19:29:00Z" w:initials="JN">
    <w:p w14:paraId="49138A9D" w14:textId="4BAAE64F" w:rsidR="00E772B1" w:rsidRDefault="00E772B1">
      <w:pPr>
        <w:pStyle w:val="CommentText"/>
      </w:pPr>
      <w:r>
        <w:rPr>
          <w:rStyle w:val="CommentReference"/>
        </w:rPr>
        <w:annotationRef/>
      </w:r>
      <w:r>
        <w:t>Was referred to in the presentation</w:t>
      </w:r>
    </w:p>
  </w:comment>
  <w:comment w:id="211" w:author="Jacob Nading" w:date="2017-11-30T19:30:00Z" w:initials="JN">
    <w:p w14:paraId="47CA7200" w14:textId="2F50FC32" w:rsidR="00E772B1" w:rsidRDefault="00E772B1">
      <w:pPr>
        <w:pStyle w:val="CommentText"/>
      </w:pPr>
      <w:r>
        <w:rPr>
          <w:rStyle w:val="CommentReference"/>
        </w:rPr>
        <w:annotationRef/>
      </w:r>
      <w:r>
        <w:t>October 17, 2017?</w:t>
      </w:r>
    </w:p>
  </w:comment>
  <w:comment w:id="214" w:author="Jacob Nading" w:date="2017-11-30T19:30:00Z" w:initials="JN">
    <w:p w14:paraId="10220E0C" w14:textId="1C68EAC2" w:rsidR="00E772B1" w:rsidRDefault="00E772B1">
      <w:pPr>
        <w:pStyle w:val="CommentText"/>
      </w:pPr>
      <w:r>
        <w:rPr>
          <w:rStyle w:val="CommentReference"/>
        </w:rPr>
        <w:annotationRef/>
      </w:r>
      <w:r>
        <w:t>November 30</w:t>
      </w:r>
      <w:r w:rsidRPr="00D2370D">
        <w:rPr>
          <w:vertAlign w:val="superscript"/>
        </w:rPr>
        <w:t>th</w:t>
      </w:r>
      <w:r>
        <w:t>?</w:t>
      </w:r>
    </w:p>
  </w:comment>
  <w:comment w:id="218" w:author="Jacob Nading" w:date="2017-11-30T19:30:00Z" w:initials="JN">
    <w:p w14:paraId="273045CE" w14:textId="77777777" w:rsidR="00E772B1" w:rsidRDefault="00E772B1">
      <w:pPr>
        <w:pStyle w:val="CommentText"/>
      </w:pPr>
      <w:r>
        <w:rPr>
          <w:rStyle w:val="CommentReference"/>
        </w:rPr>
        <w:annotationRef/>
      </w:r>
      <w:r>
        <w:t>December 7</w:t>
      </w:r>
      <w:r w:rsidRPr="00D2370D">
        <w:rPr>
          <w:vertAlign w:val="superscript"/>
        </w:rPr>
        <w:t>th</w:t>
      </w:r>
      <w:r>
        <w:t>?</w:t>
      </w:r>
    </w:p>
    <w:p w14:paraId="280F9028" w14:textId="626DBE74" w:rsidR="00E772B1" w:rsidRDefault="00E772B1">
      <w:pPr>
        <w:pStyle w:val="CommentText"/>
      </w:pPr>
    </w:p>
  </w:comment>
  <w:comment w:id="241" w:author="Jacob Nading" w:date="2017-11-30T19:30:00Z" w:initials="JN">
    <w:p w14:paraId="421E0CF9" w14:textId="2572FEB8" w:rsidR="00E772B1" w:rsidRDefault="00E772B1">
      <w:pPr>
        <w:pStyle w:val="CommentText"/>
      </w:pPr>
      <w:r>
        <w:rPr>
          <w:rStyle w:val="CommentReference"/>
        </w:rPr>
        <w:annotationRef/>
      </w:r>
      <w:r>
        <w:t>A majority</w:t>
      </w:r>
    </w:p>
  </w:comment>
  <w:comment w:id="243" w:author="Jacob Nading" w:date="2017-11-30T19:32:00Z" w:initials="JN">
    <w:p w14:paraId="2DD9AD64" w14:textId="43618B8C" w:rsidR="00E772B1" w:rsidRDefault="00E772B1">
      <w:pPr>
        <w:pStyle w:val="CommentText"/>
      </w:pPr>
      <w:r>
        <w:rPr>
          <w:rStyle w:val="CommentReference"/>
        </w:rPr>
        <w:annotationRef/>
      </w:r>
      <w:r>
        <w:t>Not misspelled</w:t>
      </w:r>
    </w:p>
    <w:p w14:paraId="10336562" w14:textId="79F4F582" w:rsidR="00E772B1" w:rsidRDefault="00E772B1">
      <w:pPr>
        <w:pStyle w:val="CommentText"/>
      </w:pPr>
      <w:r>
        <w:t>B)</w:t>
      </w:r>
    </w:p>
  </w:comment>
  <w:comment w:id="249" w:author="Jacob Nading" w:date="2017-11-30T19:31:00Z" w:initials="JN">
    <w:p w14:paraId="5447F8EA" w14:textId="78049CD2" w:rsidR="00E772B1" w:rsidRDefault="00E772B1">
      <w:pPr>
        <w:pStyle w:val="CommentText"/>
      </w:pPr>
      <w:r>
        <w:rPr>
          <w:rStyle w:val="CommentReference"/>
        </w:rPr>
        <w:annotationRef/>
      </w:r>
      <w:r>
        <w:t>Misspelled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2BE455" w15:done="0"/>
  <w15:commentEx w15:paraId="216B2656" w15:done="0"/>
  <w15:commentEx w15:paraId="6BAFE2EF" w15:done="0"/>
  <w15:commentEx w15:paraId="5A5C33C2" w15:done="0"/>
  <w15:commentEx w15:paraId="61CEEBD3" w15:done="0"/>
  <w15:commentEx w15:paraId="59855D60" w15:done="0"/>
  <w15:commentEx w15:paraId="467D71E7" w15:done="0"/>
  <w15:commentEx w15:paraId="5F80198C" w15:done="0"/>
  <w15:commentEx w15:paraId="2714B940" w15:done="0"/>
  <w15:commentEx w15:paraId="540B719A" w15:done="0"/>
  <w15:commentEx w15:paraId="68F42C7B" w15:done="0"/>
  <w15:commentEx w15:paraId="49138A9D" w15:done="0"/>
  <w15:commentEx w15:paraId="47CA7200" w15:done="0"/>
  <w15:commentEx w15:paraId="10220E0C" w15:done="0"/>
  <w15:commentEx w15:paraId="280F9028" w15:done="0"/>
  <w15:commentEx w15:paraId="421E0CF9" w15:done="0"/>
  <w15:commentEx w15:paraId="10336562" w15:done="0"/>
  <w15:commentEx w15:paraId="5447F8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2BE455" w16cid:durableId="1DCAD963"/>
  <w16cid:commentId w16cid:paraId="216B2656" w16cid:durableId="1DCAD993"/>
  <w16cid:commentId w16cid:paraId="6BAFE2EF" w16cid:durableId="1DCAD9A7"/>
  <w16cid:commentId w16cid:paraId="5A5C33C2" w16cid:durableId="1DCAD9EE"/>
  <w16cid:commentId w16cid:paraId="61CEEBD3" w16cid:durableId="1DCADA16"/>
  <w16cid:commentId w16cid:paraId="59855D60" w16cid:durableId="1DCADA25"/>
  <w16cid:commentId w16cid:paraId="467D71E7" w16cid:durableId="1DCADA46"/>
  <w16cid:commentId w16cid:paraId="5F80198C" w16cid:durableId="1DCADA3D"/>
  <w16cid:commentId w16cid:paraId="2714B940" w16cid:durableId="1DCADA7A"/>
  <w16cid:commentId w16cid:paraId="540B719A" w16cid:durableId="1DCADA99"/>
  <w16cid:commentId w16cid:paraId="68F42C7B" w16cid:durableId="1DCAD954"/>
  <w16cid:commentId w16cid:paraId="49138A9D" w16cid:durableId="1DCADAAC"/>
  <w16cid:commentId w16cid:paraId="47CA7200" w16cid:durableId="1DCADAC9"/>
  <w16cid:commentId w16cid:paraId="10220E0C" w16cid:durableId="1DCADAD3"/>
  <w16cid:commentId w16cid:paraId="280F9028" w16cid:durableId="1DCADADF"/>
  <w16cid:commentId w16cid:paraId="421E0CF9" w16cid:durableId="1DCADAF2"/>
  <w16cid:commentId w16cid:paraId="10336562" w16cid:durableId="1DCADB36"/>
  <w16cid:commentId w16cid:paraId="5447F8EA" w16cid:durableId="1DCADB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69D0A" w14:textId="77777777" w:rsidR="00E772B1" w:rsidRDefault="00E772B1" w:rsidP="007C6A50">
      <w:pPr>
        <w:spacing w:after="0" w:line="240" w:lineRule="auto"/>
      </w:pPr>
      <w:r>
        <w:separator/>
      </w:r>
    </w:p>
  </w:endnote>
  <w:endnote w:type="continuationSeparator" w:id="0">
    <w:p w14:paraId="367DF754" w14:textId="77777777" w:rsidR="00E772B1" w:rsidRDefault="00E772B1" w:rsidP="007C6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468583"/>
      <w:docPartObj>
        <w:docPartGallery w:val="Page Numbers (Bottom of Page)"/>
        <w:docPartUnique/>
      </w:docPartObj>
    </w:sdtPr>
    <w:sdtEndPr>
      <w:rPr>
        <w:noProof/>
      </w:rPr>
    </w:sdtEndPr>
    <w:sdtContent>
      <w:p w14:paraId="28FBED7E" w14:textId="7247F146" w:rsidR="00E772B1" w:rsidRDefault="00E772B1">
        <w:pPr>
          <w:pStyle w:val="Footer"/>
          <w:jc w:val="center"/>
        </w:pPr>
        <w:r>
          <w:fldChar w:fldCharType="begin"/>
        </w:r>
        <w:r>
          <w:instrText xml:space="preserve"> PAGE   \* MERGEFORMAT </w:instrText>
        </w:r>
        <w:r>
          <w:fldChar w:fldCharType="separate"/>
        </w:r>
        <w:r w:rsidR="00901E9E">
          <w:rPr>
            <w:noProof/>
          </w:rPr>
          <w:t>16</w:t>
        </w:r>
        <w:r>
          <w:rPr>
            <w:noProof/>
          </w:rPr>
          <w:fldChar w:fldCharType="end"/>
        </w:r>
      </w:p>
    </w:sdtContent>
  </w:sdt>
  <w:p w14:paraId="63D2C2DA" w14:textId="77777777" w:rsidR="00E772B1" w:rsidRDefault="00E77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73C18" w14:textId="77777777" w:rsidR="00E772B1" w:rsidRDefault="00E772B1" w:rsidP="007C6A50">
      <w:pPr>
        <w:spacing w:after="0" w:line="240" w:lineRule="auto"/>
      </w:pPr>
      <w:r>
        <w:separator/>
      </w:r>
    </w:p>
  </w:footnote>
  <w:footnote w:type="continuationSeparator" w:id="0">
    <w:p w14:paraId="2FA090CD" w14:textId="77777777" w:rsidR="00E772B1" w:rsidRDefault="00E772B1" w:rsidP="007C6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35BFA"/>
    <w:multiLevelType w:val="hybridMultilevel"/>
    <w:tmpl w:val="AFBAF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A54B39"/>
    <w:multiLevelType w:val="hybridMultilevel"/>
    <w:tmpl w:val="2048E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F65555"/>
    <w:multiLevelType w:val="multilevel"/>
    <w:tmpl w:val="DE32D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A77FCE"/>
    <w:multiLevelType w:val="hybridMultilevel"/>
    <w:tmpl w:val="B4F47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FD7E28"/>
    <w:multiLevelType w:val="multilevel"/>
    <w:tmpl w:val="4DC60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Daszkiewicz">
    <w15:presenceInfo w15:providerId="Windows Live" w15:userId="94c62860c912288f"/>
  </w15:person>
  <w15:person w15:author="Jacob Nading">
    <w15:presenceInfo w15:providerId="Windows Live" w15:userId="ba68d29dc5ab8c9b"/>
  </w15:person>
  <w15:person w15:author="OlekMali">
    <w15:presenceInfo w15:providerId="None" w15:userId="OlekM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comments="0" w:insDel="0" w:formatting="0"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1NjKxNDE0MrIwtzRU0lEKTi0uzszPAykwrAUAch18ZiwAAAA="/>
  </w:docVars>
  <w:rsids>
    <w:rsidRoot w:val="00ED6ECE"/>
    <w:rsid w:val="00036339"/>
    <w:rsid w:val="00063B4E"/>
    <w:rsid w:val="000853F1"/>
    <w:rsid w:val="000B2827"/>
    <w:rsid w:val="000E75C3"/>
    <w:rsid w:val="00185A21"/>
    <w:rsid w:val="001B4FDC"/>
    <w:rsid w:val="00245905"/>
    <w:rsid w:val="002C5274"/>
    <w:rsid w:val="003040FE"/>
    <w:rsid w:val="00344280"/>
    <w:rsid w:val="00351FC1"/>
    <w:rsid w:val="004642DC"/>
    <w:rsid w:val="0047733F"/>
    <w:rsid w:val="004A2247"/>
    <w:rsid w:val="004E2A45"/>
    <w:rsid w:val="004E7EFD"/>
    <w:rsid w:val="00511D81"/>
    <w:rsid w:val="0051244F"/>
    <w:rsid w:val="00514F16"/>
    <w:rsid w:val="00515E9E"/>
    <w:rsid w:val="00542E0D"/>
    <w:rsid w:val="005903E5"/>
    <w:rsid w:val="005D1E14"/>
    <w:rsid w:val="005D454F"/>
    <w:rsid w:val="006A2241"/>
    <w:rsid w:val="006F4998"/>
    <w:rsid w:val="0072416B"/>
    <w:rsid w:val="00757AE6"/>
    <w:rsid w:val="00763247"/>
    <w:rsid w:val="007C6A50"/>
    <w:rsid w:val="007F15AE"/>
    <w:rsid w:val="00801DA2"/>
    <w:rsid w:val="008242F8"/>
    <w:rsid w:val="0086060A"/>
    <w:rsid w:val="00901E9E"/>
    <w:rsid w:val="009021FE"/>
    <w:rsid w:val="00946BC9"/>
    <w:rsid w:val="00994AEF"/>
    <w:rsid w:val="009A0E38"/>
    <w:rsid w:val="009C7C46"/>
    <w:rsid w:val="009D7E5E"/>
    <w:rsid w:val="009F3219"/>
    <w:rsid w:val="00AA1E44"/>
    <w:rsid w:val="00AE38E1"/>
    <w:rsid w:val="00AE694D"/>
    <w:rsid w:val="00B5230B"/>
    <w:rsid w:val="00B61DDF"/>
    <w:rsid w:val="00B62637"/>
    <w:rsid w:val="00C24066"/>
    <w:rsid w:val="00C4794C"/>
    <w:rsid w:val="00C71CC4"/>
    <w:rsid w:val="00C73286"/>
    <w:rsid w:val="00C8062A"/>
    <w:rsid w:val="00C9697C"/>
    <w:rsid w:val="00CB43AA"/>
    <w:rsid w:val="00CD58E5"/>
    <w:rsid w:val="00CF1E95"/>
    <w:rsid w:val="00D2370D"/>
    <w:rsid w:val="00D30F70"/>
    <w:rsid w:val="00DA0292"/>
    <w:rsid w:val="00DE245E"/>
    <w:rsid w:val="00E21832"/>
    <w:rsid w:val="00E26048"/>
    <w:rsid w:val="00E55C12"/>
    <w:rsid w:val="00E772B1"/>
    <w:rsid w:val="00EA49E8"/>
    <w:rsid w:val="00ED5A95"/>
    <w:rsid w:val="00ED6ECE"/>
    <w:rsid w:val="00EF6B3B"/>
    <w:rsid w:val="00F03DD1"/>
    <w:rsid w:val="00F24E72"/>
    <w:rsid w:val="00F82DBB"/>
    <w:rsid w:val="00F84B59"/>
    <w:rsid w:val="00FB4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99E2"/>
  <w15:chartTrackingRefBased/>
  <w15:docId w15:val="{C24D77BB-4356-49DC-B39A-A2AD2788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33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36339"/>
    <w:pPr>
      <w:keepNext/>
      <w:keepLines/>
      <w:spacing w:before="40" w:after="0"/>
      <w:outlineLvl w:val="1"/>
    </w:pPr>
    <w:rPr>
      <w:rFonts w:asciiTheme="majorHAnsi" w:eastAsiaTheme="majorEastAsia" w:hAnsiTheme="majorHAnsi" w:cstheme="majorBidi"/>
      <w:i/>
      <w:sz w:val="26"/>
      <w:szCs w:val="26"/>
    </w:rPr>
  </w:style>
  <w:style w:type="paragraph" w:styleId="Heading3">
    <w:name w:val="heading 3"/>
    <w:basedOn w:val="Normal"/>
    <w:next w:val="Normal"/>
    <w:link w:val="Heading3Char"/>
    <w:uiPriority w:val="9"/>
    <w:unhideWhenUsed/>
    <w:qFormat/>
    <w:rsid w:val="00344280"/>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6E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6E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6EC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6ECE"/>
    <w:rPr>
      <w:rFonts w:eastAsiaTheme="minorEastAsia"/>
      <w:color w:val="5A5A5A" w:themeColor="text1" w:themeTint="A5"/>
      <w:spacing w:val="15"/>
    </w:rPr>
  </w:style>
  <w:style w:type="paragraph" w:styleId="NoSpacing">
    <w:name w:val="No Spacing"/>
    <w:uiPriority w:val="1"/>
    <w:qFormat/>
    <w:rsid w:val="00ED6ECE"/>
    <w:pPr>
      <w:spacing w:after="0" w:line="240" w:lineRule="auto"/>
    </w:pPr>
  </w:style>
  <w:style w:type="character" w:styleId="Strong">
    <w:name w:val="Strong"/>
    <w:basedOn w:val="DefaultParagraphFont"/>
    <w:uiPriority w:val="22"/>
    <w:qFormat/>
    <w:rsid w:val="00ED6ECE"/>
    <w:rPr>
      <w:b/>
      <w:bCs/>
    </w:rPr>
  </w:style>
  <w:style w:type="character" w:customStyle="1" w:styleId="Heading1Char">
    <w:name w:val="Heading 1 Char"/>
    <w:basedOn w:val="DefaultParagraphFont"/>
    <w:link w:val="Heading1"/>
    <w:uiPriority w:val="9"/>
    <w:rsid w:val="00036339"/>
    <w:rPr>
      <w:rFonts w:asciiTheme="majorHAnsi" w:eastAsiaTheme="majorEastAsia" w:hAnsiTheme="majorHAnsi" w:cstheme="majorBidi"/>
      <w:b/>
      <w:sz w:val="32"/>
      <w:szCs w:val="32"/>
    </w:rPr>
  </w:style>
  <w:style w:type="paragraph" w:styleId="TOC1">
    <w:name w:val="toc 1"/>
    <w:basedOn w:val="Normal"/>
    <w:next w:val="Normal"/>
    <w:autoRedefine/>
    <w:uiPriority w:val="39"/>
    <w:unhideWhenUsed/>
    <w:rsid w:val="007C6A50"/>
    <w:pPr>
      <w:spacing w:after="100"/>
    </w:pPr>
  </w:style>
  <w:style w:type="character" w:styleId="Hyperlink">
    <w:name w:val="Hyperlink"/>
    <w:basedOn w:val="DefaultParagraphFont"/>
    <w:uiPriority w:val="99"/>
    <w:unhideWhenUsed/>
    <w:rsid w:val="007C6A50"/>
    <w:rPr>
      <w:color w:val="0563C1" w:themeColor="hyperlink"/>
      <w:u w:val="single"/>
    </w:rPr>
  </w:style>
  <w:style w:type="paragraph" w:styleId="Header">
    <w:name w:val="header"/>
    <w:basedOn w:val="Normal"/>
    <w:link w:val="HeaderChar"/>
    <w:uiPriority w:val="99"/>
    <w:unhideWhenUsed/>
    <w:rsid w:val="007C6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A50"/>
  </w:style>
  <w:style w:type="paragraph" w:styleId="Footer">
    <w:name w:val="footer"/>
    <w:basedOn w:val="Normal"/>
    <w:link w:val="FooterChar"/>
    <w:uiPriority w:val="99"/>
    <w:unhideWhenUsed/>
    <w:rsid w:val="007C6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A50"/>
  </w:style>
  <w:style w:type="paragraph" w:styleId="TOCHeading">
    <w:name w:val="TOC Heading"/>
    <w:basedOn w:val="Heading1"/>
    <w:next w:val="Normal"/>
    <w:uiPriority w:val="39"/>
    <w:unhideWhenUsed/>
    <w:qFormat/>
    <w:rsid w:val="007C6A50"/>
    <w:pPr>
      <w:outlineLvl w:val="9"/>
    </w:pPr>
  </w:style>
  <w:style w:type="character" w:customStyle="1" w:styleId="Heading2Char">
    <w:name w:val="Heading 2 Char"/>
    <w:basedOn w:val="DefaultParagraphFont"/>
    <w:link w:val="Heading2"/>
    <w:uiPriority w:val="9"/>
    <w:rsid w:val="00036339"/>
    <w:rPr>
      <w:rFonts w:asciiTheme="majorHAnsi" w:eastAsiaTheme="majorEastAsia" w:hAnsiTheme="majorHAnsi" w:cstheme="majorBidi"/>
      <w:i/>
      <w:sz w:val="26"/>
      <w:szCs w:val="26"/>
    </w:rPr>
  </w:style>
  <w:style w:type="paragraph" w:styleId="TOC2">
    <w:name w:val="toc 2"/>
    <w:basedOn w:val="Normal"/>
    <w:next w:val="Normal"/>
    <w:autoRedefine/>
    <w:uiPriority w:val="39"/>
    <w:unhideWhenUsed/>
    <w:rsid w:val="00036339"/>
    <w:pPr>
      <w:spacing w:after="100"/>
      <w:ind w:left="220"/>
    </w:pPr>
  </w:style>
  <w:style w:type="paragraph" w:styleId="NormalWeb">
    <w:name w:val="Normal (Web)"/>
    <w:basedOn w:val="Normal"/>
    <w:uiPriority w:val="99"/>
    <w:unhideWhenUsed/>
    <w:rsid w:val="00C71C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44280"/>
    <w:rPr>
      <w:rFonts w:asciiTheme="majorHAnsi" w:eastAsiaTheme="majorEastAsia" w:hAnsiTheme="majorHAnsi" w:cstheme="majorBidi"/>
      <w:b/>
      <w:sz w:val="24"/>
      <w:szCs w:val="24"/>
    </w:rPr>
  </w:style>
  <w:style w:type="table" w:styleId="TableGrid">
    <w:name w:val="Table Grid"/>
    <w:basedOn w:val="TableNormal"/>
    <w:uiPriority w:val="39"/>
    <w:rsid w:val="005D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9D7E5E"/>
  </w:style>
  <w:style w:type="paragraph" w:styleId="TOC3">
    <w:name w:val="toc 3"/>
    <w:basedOn w:val="Normal"/>
    <w:next w:val="Normal"/>
    <w:autoRedefine/>
    <w:uiPriority w:val="39"/>
    <w:unhideWhenUsed/>
    <w:rsid w:val="007F15AE"/>
    <w:pPr>
      <w:spacing w:after="100"/>
      <w:ind w:left="440"/>
    </w:pPr>
  </w:style>
  <w:style w:type="character" w:styleId="FollowedHyperlink">
    <w:name w:val="FollowedHyperlink"/>
    <w:basedOn w:val="DefaultParagraphFont"/>
    <w:uiPriority w:val="99"/>
    <w:semiHidden/>
    <w:unhideWhenUsed/>
    <w:rsid w:val="009F3219"/>
    <w:rPr>
      <w:color w:val="954F72" w:themeColor="followedHyperlink"/>
      <w:u w:val="single"/>
    </w:rPr>
  </w:style>
  <w:style w:type="paragraph" w:styleId="Bibliography">
    <w:name w:val="Bibliography"/>
    <w:basedOn w:val="Normal"/>
    <w:next w:val="Normal"/>
    <w:uiPriority w:val="37"/>
    <w:unhideWhenUsed/>
    <w:rsid w:val="009C7C46"/>
  </w:style>
  <w:style w:type="character" w:customStyle="1" w:styleId="a-size-large">
    <w:name w:val="a-size-large"/>
    <w:basedOn w:val="DefaultParagraphFont"/>
    <w:rsid w:val="00C73286"/>
  </w:style>
  <w:style w:type="paragraph" w:styleId="Caption">
    <w:name w:val="caption"/>
    <w:basedOn w:val="Normal"/>
    <w:next w:val="Normal"/>
    <w:uiPriority w:val="35"/>
    <w:unhideWhenUsed/>
    <w:qFormat/>
    <w:rsid w:val="002C527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903E5"/>
    <w:rPr>
      <w:sz w:val="16"/>
      <w:szCs w:val="16"/>
    </w:rPr>
  </w:style>
  <w:style w:type="paragraph" w:styleId="CommentText">
    <w:name w:val="annotation text"/>
    <w:basedOn w:val="Normal"/>
    <w:link w:val="CommentTextChar"/>
    <w:uiPriority w:val="99"/>
    <w:semiHidden/>
    <w:unhideWhenUsed/>
    <w:rsid w:val="005903E5"/>
    <w:pPr>
      <w:spacing w:line="240" w:lineRule="auto"/>
    </w:pPr>
    <w:rPr>
      <w:sz w:val="20"/>
      <w:szCs w:val="20"/>
    </w:rPr>
  </w:style>
  <w:style w:type="character" w:customStyle="1" w:styleId="CommentTextChar">
    <w:name w:val="Comment Text Char"/>
    <w:basedOn w:val="DefaultParagraphFont"/>
    <w:link w:val="CommentText"/>
    <w:uiPriority w:val="99"/>
    <w:semiHidden/>
    <w:rsid w:val="005903E5"/>
    <w:rPr>
      <w:sz w:val="20"/>
      <w:szCs w:val="20"/>
    </w:rPr>
  </w:style>
  <w:style w:type="paragraph" w:styleId="CommentSubject">
    <w:name w:val="annotation subject"/>
    <w:basedOn w:val="CommentText"/>
    <w:next w:val="CommentText"/>
    <w:link w:val="CommentSubjectChar"/>
    <w:uiPriority w:val="99"/>
    <w:semiHidden/>
    <w:unhideWhenUsed/>
    <w:rsid w:val="005903E5"/>
    <w:rPr>
      <w:b/>
      <w:bCs/>
    </w:rPr>
  </w:style>
  <w:style w:type="character" w:customStyle="1" w:styleId="CommentSubjectChar">
    <w:name w:val="Comment Subject Char"/>
    <w:basedOn w:val="CommentTextChar"/>
    <w:link w:val="CommentSubject"/>
    <w:uiPriority w:val="99"/>
    <w:semiHidden/>
    <w:rsid w:val="005903E5"/>
    <w:rPr>
      <w:b/>
      <w:bCs/>
      <w:sz w:val="20"/>
      <w:szCs w:val="20"/>
    </w:rPr>
  </w:style>
  <w:style w:type="paragraph" w:styleId="BalloonText">
    <w:name w:val="Balloon Text"/>
    <w:basedOn w:val="Normal"/>
    <w:link w:val="BalloonTextChar"/>
    <w:uiPriority w:val="99"/>
    <w:semiHidden/>
    <w:unhideWhenUsed/>
    <w:rsid w:val="005903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3E5"/>
    <w:rPr>
      <w:rFonts w:ascii="Segoe UI" w:hAnsi="Segoe UI" w:cs="Segoe UI"/>
      <w:sz w:val="18"/>
      <w:szCs w:val="18"/>
    </w:rPr>
  </w:style>
  <w:style w:type="character" w:styleId="UnresolvedMention">
    <w:name w:val="Unresolved Mention"/>
    <w:basedOn w:val="DefaultParagraphFont"/>
    <w:uiPriority w:val="99"/>
    <w:semiHidden/>
    <w:unhideWhenUsed/>
    <w:rsid w:val="00185A2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05457">
      <w:bodyDiv w:val="1"/>
      <w:marLeft w:val="0"/>
      <w:marRight w:val="0"/>
      <w:marTop w:val="0"/>
      <w:marBottom w:val="0"/>
      <w:divBdr>
        <w:top w:val="none" w:sz="0" w:space="0" w:color="auto"/>
        <w:left w:val="none" w:sz="0" w:space="0" w:color="auto"/>
        <w:bottom w:val="none" w:sz="0" w:space="0" w:color="auto"/>
        <w:right w:val="none" w:sz="0" w:space="0" w:color="auto"/>
      </w:divBdr>
    </w:div>
    <w:div w:id="103159180">
      <w:bodyDiv w:val="1"/>
      <w:marLeft w:val="0"/>
      <w:marRight w:val="0"/>
      <w:marTop w:val="0"/>
      <w:marBottom w:val="0"/>
      <w:divBdr>
        <w:top w:val="none" w:sz="0" w:space="0" w:color="auto"/>
        <w:left w:val="none" w:sz="0" w:space="0" w:color="auto"/>
        <w:bottom w:val="none" w:sz="0" w:space="0" w:color="auto"/>
        <w:right w:val="none" w:sz="0" w:space="0" w:color="auto"/>
      </w:divBdr>
    </w:div>
    <w:div w:id="129784233">
      <w:bodyDiv w:val="1"/>
      <w:marLeft w:val="0"/>
      <w:marRight w:val="0"/>
      <w:marTop w:val="0"/>
      <w:marBottom w:val="0"/>
      <w:divBdr>
        <w:top w:val="none" w:sz="0" w:space="0" w:color="auto"/>
        <w:left w:val="none" w:sz="0" w:space="0" w:color="auto"/>
        <w:bottom w:val="none" w:sz="0" w:space="0" w:color="auto"/>
        <w:right w:val="none" w:sz="0" w:space="0" w:color="auto"/>
      </w:divBdr>
    </w:div>
    <w:div w:id="134180628">
      <w:bodyDiv w:val="1"/>
      <w:marLeft w:val="0"/>
      <w:marRight w:val="0"/>
      <w:marTop w:val="0"/>
      <w:marBottom w:val="0"/>
      <w:divBdr>
        <w:top w:val="none" w:sz="0" w:space="0" w:color="auto"/>
        <w:left w:val="none" w:sz="0" w:space="0" w:color="auto"/>
        <w:bottom w:val="none" w:sz="0" w:space="0" w:color="auto"/>
        <w:right w:val="none" w:sz="0" w:space="0" w:color="auto"/>
      </w:divBdr>
    </w:div>
    <w:div w:id="148786666">
      <w:bodyDiv w:val="1"/>
      <w:marLeft w:val="0"/>
      <w:marRight w:val="0"/>
      <w:marTop w:val="0"/>
      <w:marBottom w:val="0"/>
      <w:divBdr>
        <w:top w:val="none" w:sz="0" w:space="0" w:color="auto"/>
        <w:left w:val="none" w:sz="0" w:space="0" w:color="auto"/>
        <w:bottom w:val="none" w:sz="0" w:space="0" w:color="auto"/>
        <w:right w:val="none" w:sz="0" w:space="0" w:color="auto"/>
      </w:divBdr>
    </w:div>
    <w:div w:id="228536030">
      <w:bodyDiv w:val="1"/>
      <w:marLeft w:val="0"/>
      <w:marRight w:val="0"/>
      <w:marTop w:val="0"/>
      <w:marBottom w:val="0"/>
      <w:divBdr>
        <w:top w:val="none" w:sz="0" w:space="0" w:color="auto"/>
        <w:left w:val="none" w:sz="0" w:space="0" w:color="auto"/>
        <w:bottom w:val="none" w:sz="0" w:space="0" w:color="auto"/>
        <w:right w:val="none" w:sz="0" w:space="0" w:color="auto"/>
      </w:divBdr>
    </w:div>
    <w:div w:id="235672946">
      <w:bodyDiv w:val="1"/>
      <w:marLeft w:val="0"/>
      <w:marRight w:val="0"/>
      <w:marTop w:val="0"/>
      <w:marBottom w:val="0"/>
      <w:divBdr>
        <w:top w:val="none" w:sz="0" w:space="0" w:color="auto"/>
        <w:left w:val="none" w:sz="0" w:space="0" w:color="auto"/>
        <w:bottom w:val="none" w:sz="0" w:space="0" w:color="auto"/>
        <w:right w:val="none" w:sz="0" w:space="0" w:color="auto"/>
      </w:divBdr>
    </w:div>
    <w:div w:id="319315419">
      <w:bodyDiv w:val="1"/>
      <w:marLeft w:val="0"/>
      <w:marRight w:val="0"/>
      <w:marTop w:val="0"/>
      <w:marBottom w:val="0"/>
      <w:divBdr>
        <w:top w:val="none" w:sz="0" w:space="0" w:color="auto"/>
        <w:left w:val="none" w:sz="0" w:space="0" w:color="auto"/>
        <w:bottom w:val="none" w:sz="0" w:space="0" w:color="auto"/>
        <w:right w:val="none" w:sz="0" w:space="0" w:color="auto"/>
      </w:divBdr>
    </w:div>
    <w:div w:id="371419790">
      <w:bodyDiv w:val="1"/>
      <w:marLeft w:val="0"/>
      <w:marRight w:val="0"/>
      <w:marTop w:val="0"/>
      <w:marBottom w:val="0"/>
      <w:divBdr>
        <w:top w:val="none" w:sz="0" w:space="0" w:color="auto"/>
        <w:left w:val="none" w:sz="0" w:space="0" w:color="auto"/>
        <w:bottom w:val="none" w:sz="0" w:space="0" w:color="auto"/>
        <w:right w:val="none" w:sz="0" w:space="0" w:color="auto"/>
      </w:divBdr>
    </w:div>
    <w:div w:id="394009673">
      <w:bodyDiv w:val="1"/>
      <w:marLeft w:val="0"/>
      <w:marRight w:val="0"/>
      <w:marTop w:val="0"/>
      <w:marBottom w:val="0"/>
      <w:divBdr>
        <w:top w:val="none" w:sz="0" w:space="0" w:color="auto"/>
        <w:left w:val="none" w:sz="0" w:space="0" w:color="auto"/>
        <w:bottom w:val="none" w:sz="0" w:space="0" w:color="auto"/>
        <w:right w:val="none" w:sz="0" w:space="0" w:color="auto"/>
      </w:divBdr>
    </w:div>
    <w:div w:id="425808002">
      <w:bodyDiv w:val="1"/>
      <w:marLeft w:val="0"/>
      <w:marRight w:val="0"/>
      <w:marTop w:val="0"/>
      <w:marBottom w:val="0"/>
      <w:divBdr>
        <w:top w:val="none" w:sz="0" w:space="0" w:color="auto"/>
        <w:left w:val="none" w:sz="0" w:space="0" w:color="auto"/>
        <w:bottom w:val="none" w:sz="0" w:space="0" w:color="auto"/>
        <w:right w:val="none" w:sz="0" w:space="0" w:color="auto"/>
      </w:divBdr>
    </w:div>
    <w:div w:id="526258050">
      <w:bodyDiv w:val="1"/>
      <w:marLeft w:val="0"/>
      <w:marRight w:val="0"/>
      <w:marTop w:val="0"/>
      <w:marBottom w:val="0"/>
      <w:divBdr>
        <w:top w:val="none" w:sz="0" w:space="0" w:color="auto"/>
        <w:left w:val="none" w:sz="0" w:space="0" w:color="auto"/>
        <w:bottom w:val="none" w:sz="0" w:space="0" w:color="auto"/>
        <w:right w:val="none" w:sz="0" w:space="0" w:color="auto"/>
      </w:divBdr>
    </w:div>
    <w:div w:id="545681819">
      <w:bodyDiv w:val="1"/>
      <w:marLeft w:val="0"/>
      <w:marRight w:val="0"/>
      <w:marTop w:val="0"/>
      <w:marBottom w:val="0"/>
      <w:divBdr>
        <w:top w:val="none" w:sz="0" w:space="0" w:color="auto"/>
        <w:left w:val="none" w:sz="0" w:space="0" w:color="auto"/>
        <w:bottom w:val="none" w:sz="0" w:space="0" w:color="auto"/>
        <w:right w:val="none" w:sz="0" w:space="0" w:color="auto"/>
      </w:divBdr>
    </w:div>
    <w:div w:id="569465992">
      <w:bodyDiv w:val="1"/>
      <w:marLeft w:val="0"/>
      <w:marRight w:val="0"/>
      <w:marTop w:val="0"/>
      <w:marBottom w:val="0"/>
      <w:divBdr>
        <w:top w:val="none" w:sz="0" w:space="0" w:color="auto"/>
        <w:left w:val="none" w:sz="0" w:space="0" w:color="auto"/>
        <w:bottom w:val="none" w:sz="0" w:space="0" w:color="auto"/>
        <w:right w:val="none" w:sz="0" w:space="0" w:color="auto"/>
      </w:divBdr>
    </w:div>
    <w:div w:id="624045473">
      <w:bodyDiv w:val="1"/>
      <w:marLeft w:val="0"/>
      <w:marRight w:val="0"/>
      <w:marTop w:val="0"/>
      <w:marBottom w:val="0"/>
      <w:divBdr>
        <w:top w:val="none" w:sz="0" w:space="0" w:color="auto"/>
        <w:left w:val="none" w:sz="0" w:space="0" w:color="auto"/>
        <w:bottom w:val="none" w:sz="0" w:space="0" w:color="auto"/>
        <w:right w:val="none" w:sz="0" w:space="0" w:color="auto"/>
      </w:divBdr>
    </w:div>
    <w:div w:id="672729815">
      <w:bodyDiv w:val="1"/>
      <w:marLeft w:val="0"/>
      <w:marRight w:val="0"/>
      <w:marTop w:val="0"/>
      <w:marBottom w:val="0"/>
      <w:divBdr>
        <w:top w:val="none" w:sz="0" w:space="0" w:color="auto"/>
        <w:left w:val="none" w:sz="0" w:space="0" w:color="auto"/>
        <w:bottom w:val="none" w:sz="0" w:space="0" w:color="auto"/>
        <w:right w:val="none" w:sz="0" w:space="0" w:color="auto"/>
      </w:divBdr>
    </w:div>
    <w:div w:id="850264100">
      <w:bodyDiv w:val="1"/>
      <w:marLeft w:val="0"/>
      <w:marRight w:val="0"/>
      <w:marTop w:val="0"/>
      <w:marBottom w:val="0"/>
      <w:divBdr>
        <w:top w:val="none" w:sz="0" w:space="0" w:color="auto"/>
        <w:left w:val="none" w:sz="0" w:space="0" w:color="auto"/>
        <w:bottom w:val="none" w:sz="0" w:space="0" w:color="auto"/>
        <w:right w:val="none" w:sz="0" w:space="0" w:color="auto"/>
      </w:divBdr>
    </w:div>
    <w:div w:id="866017025">
      <w:bodyDiv w:val="1"/>
      <w:marLeft w:val="0"/>
      <w:marRight w:val="0"/>
      <w:marTop w:val="0"/>
      <w:marBottom w:val="0"/>
      <w:divBdr>
        <w:top w:val="none" w:sz="0" w:space="0" w:color="auto"/>
        <w:left w:val="none" w:sz="0" w:space="0" w:color="auto"/>
        <w:bottom w:val="none" w:sz="0" w:space="0" w:color="auto"/>
        <w:right w:val="none" w:sz="0" w:space="0" w:color="auto"/>
      </w:divBdr>
      <w:divsChild>
        <w:div w:id="1898668210">
          <w:marLeft w:val="0"/>
          <w:marRight w:val="0"/>
          <w:marTop w:val="0"/>
          <w:marBottom w:val="0"/>
          <w:divBdr>
            <w:top w:val="none" w:sz="0" w:space="0" w:color="auto"/>
            <w:left w:val="none" w:sz="0" w:space="0" w:color="auto"/>
            <w:bottom w:val="none" w:sz="0" w:space="0" w:color="auto"/>
            <w:right w:val="none" w:sz="0" w:space="0" w:color="auto"/>
          </w:divBdr>
        </w:div>
      </w:divsChild>
    </w:div>
    <w:div w:id="869345194">
      <w:bodyDiv w:val="1"/>
      <w:marLeft w:val="0"/>
      <w:marRight w:val="0"/>
      <w:marTop w:val="0"/>
      <w:marBottom w:val="0"/>
      <w:divBdr>
        <w:top w:val="none" w:sz="0" w:space="0" w:color="auto"/>
        <w:left w:val="none" w:sz="0" w:space="0" w:color="auto"/>
        <w:bottom w:val="none" w:sz="0" w:space="0" w:color="auto"/>
        <w:right w:val="none" w:sz="0" w:space="0" w:color="auto"/>
      </w:divBdr>
    </w:div>
    <w:div w:id="876621909">
      <w:bodyDiv w:val="1"/>
      <w:marLeft w:val="0"/>
      <w:marRight w:val="0"/>
      <w:marTop w:val="0"/>
      <w:marBottom w:val="0"/>
      <w:divBdr>
        <w:top w:val="none" w:sz="0" w:space="0" w:color="auto"/>
        <w:left w:val="none" w:sz="0" w:space="0" w:color="auto"/>
        <w:bottom w:val="none" w:sz="0" w:space="0" w:color="auto"/>
        <w:right w:val="none" w:sz="0" w:space="0" w:color="auto"/>
      </w:divBdr>
    </w:div>
    <w:div w:id="998382928">
      <w:bodyDiv w:val="1"/>
      <w:marLeft w:val="0"/>
      <w:marRight w:val="0"/>
      <w:marTop w:val="0"/>
      <w:marBottom w:val="0"/>
      <w:divBdr>
        <w:top w:val="none" w:sz="0" w:space="0" w:color="auto"/>
        <w:left w:val="none" w:sz="0" w:space="0" w:color="auto"/>
        <w:bottom w:val="none" w:sz="0" w:space="0" w:color="auto"/>
        <w:right w:val="none" w:sz="0" w:space="0" w:color="auto"/>
      </w:divBdr>
    </w:div>
    <w:div w:id="1030453654">
      <w:bodyDiv w:val="1"/>
      <w:marLeft w:val="0"/>
      <w:marRight w:val="0"/>
      <w:marTop w:val="0"/>
      <w:marBottom w:val="0"/>
      <w:divBdr>
        <w:top w:val="none" w:sz="0" w:space="0" w:color="auto"/>
        <w:left w:val="none" w:sz="0" w:space="0" w:color="auto"/>
        <w:bottom w:val="none" w:sz="0" w:space="0" w:color="auto"/>
        <w:right w:val="none" w:sz="0" w:space="0" w:color="auto"/>
      </w:divBdr>
    </w:div>
    <w:div w:id="1035497754">
      <w:bodyDiv w:val="1"/>
      <w:marLeft w:val="0"/>
      <w:marRight w:val="0"/>
      <w:marTop w:val="0"/>
      <w:marBottom w:val="0"/>
      <w:divBdr>
        <w:top w:val="none" w:sz="0" w:space="0" w:color="auto"/>
        <w:left w:val="none" w:sz="0" w:space="0" w:color="auto"/>
        <w:bottom w:val="none" w:sz="0" w:space="0" w:color="auto"/>
        <w:right w:val="none" w:sz="0" w:space="0" w:color="auto"/>
      </w:divBdr>
    </w:div>
    <w:div w:id="1073432581">
      <w:bodyDiv w:val="1"/>
      <w:marLeft w:val="0"/>
      <w:marRight w:val="0"/>
      <w:marTop w:val="0"/>
      <w:marBottom w:val="0"/>
      <w:divBdr>
        <w:top w:val="none" w:sz="0" w:space="0" w:color="auto"/>
        <w:left w:val="none" w:sz="0" w:space="0" w:color="auto"/>
        <w:bottom w:val="none" w:sz="0" w:space="0" w:color="auto"/>
        <w:right w:val="none" w:sz="0" w:space="0" w:color="auto"/>
      </w:divBdr>
    </w:div>
    <w:div w:id="1086539209">
      <w:bodyDiv w:val="1"/>
      <w:marLeft w:val="0"/>
      <w:marRight w:val="0"/>
      <w:marTop w:val="0"/>
      <w:marBottom w:val="0"/>
      <w:divBdr>
        <w:top w:val="none" w:sz="0" w:space="0" w:color="auto"/>
        <w:left w:val="none" w:sz="0" w:space="0" w:color="auto"/>
        <w:bottom w:val="none" w:sz="0" w:space="0" w:color="auto"/>
        <w:right w:val="none" w:sz="0" w:space="0" w:color="auto"/>
      </w:divBdr>
    </w:div>
    <w:div w:id="1130710200">
      <w:bodyDiv w:val="1"/>
      <w:marLeft w:val="0"/>
      <w:marRight w:val="0"/>
      <w:marTop w:val="0"/>
      <w:marBottom w:val="0"/>
      <w:divBdr>
        <w:top w:val="none" w:sz="0" w:space="0" w:color="auto"/>
        <w:left w:val="none" w:sz="0" w:space="0" w:color="auto"/>
        <w:bottom w:val="none" w:sz="0" w:space="0" w:color="auto"/>
        <w:right w:val="none" w:sz="0" w:space="0" w:color="auto"/>
      </w:divBdr>
    </w:div>
    <w:div w:id="1154490023">
      <w:bodyDiv w:val="1"/>
      <w:marLeft w:val="0"/>
      <w:marRight w:val="0"/>
      <w:marTop w:val="0"/>
      <w:marBottom w:val="0"/>
      <w:divBdr>
        <w:top w:val="none" w:sz="0" w:space="0" w:color="auto"/>
        <w:left w:val="none" w:sz="0" w:space="0" w:color="auto"/>
        <w:bottom w:val="none" w:sz="0" w:space="0" w:color="auto"/>
        <w:right w:val="none" w:sz="0" w:space="0" w:color="auto"/>
      </w:divBdr>
    </w:div>
    <w:div w:id="1164736879">
      <w:bodyDiv w:val="1"/>
      <w:marLeft w:val="0"/>
      <w:marRight w:val="0"/>
      <w:marTop w:val="0"/>
      <w:marBottom w:val="0"/>
      <w:divBdr>
        <w:top w:val="none" w:sz="0" w:space="0" w:color="auto"/>
        <w:left w:val="none" w:sz="0" w:space="0" w:color="auto"/>
        <w:bottom w:val="none" w:sz="0" w:space="0" w:color="auto"/>
        <w:right w:val="none" w:sz="0" w:space="0" w:color="auto"/>
      </w:divBdr>
    </w:div>
    <w:div w:id="1170409396">
      <w:bodyDiv w:val="1"/>
      <w:marLeft w:val="0"/>
      <w:marRight w:val="0"/>
      <w:marTop w:val="0"/>
      <w:marBottom w:val="0"/>
      <w:divBdr>
        <w:top w:val="none" w:sz="0" w:space="0" w:color="auto"/>
        <w:left w:val="none" w:sz="0" w:space="0" w:color="auto"/>
        <w:bottom w:val="none" w:sz="0" w:space="0" w:color="auto"/>
        <w:right w:val="none" w:sz="0" w:space="0" w:color="auto"/>
      </w:divBdr>
    </w:div>
    <w:div w:id="1198204880">
      <w:bodyDiv w:val="1"/>
      <w:marLeft w:val="0"/>
      <w:marRight w:val="0"/>
      <w:marTop w:val="0"/>
      <w:marBottom w:val="0"/>
      <w:divBdr>
        <w:top w:val="none" w:sz="0" w:space="0" w:color="auto"/>
        <w:left w:val="none" w:sz="0" w:space="0" w:color="auto"/>
        <w:bottom w:val="none" w:sz="0" w:space="0" w:color="auto"/>
        <w:right w:val="none" w:sz="0" w:space="0" w:color="auto"/>
      </w:divBdr>
    </w:div>
    <w:div w:id="1271473407">
      <w:bodyDiv w:val="1"/>
      <w:marLeft w:val="0"/>
      <w:marRight w:val="0"/>
      <w:marTop w:val="0"/>
      <w:marBottom w:val="0"/>
      <w:divBdr>
        <w:top w:val="none" w:sz="0" w:space="0" w:color="auto"/>
        <w:left w:val="none" w:sz="0" w:space="0" w:color="auto"/>
        <w:bottom w:val="none" w:sz="0" w:space="0" w:color="auto"/>
        <w:right w:val="none" w:sz="0" w:space="0" w:color="auto"/>
      </w:divBdr>
    </w:div>
    <w:div w:id="1325662902">
      <w:bodyDiv w:val="1"/>
      <w:marLeft w:val="0"/>
      <w:marRight w:val="0"/>
      <w:marTop w:val="0"/>
      <w:marBottom w:val="0"/>
      <w:divBdr>
        <w:top w:val="none" w:sz="0" w:space="0" w:color="auto"/>
        <w:left w:val="none" w:sz="0" w:space="0" w:color="auto"/>
        <w:bottom w:val="none" w:sz="0" w:space="0" w:color="auto"/>
        <w:right w:val="none" w:sz="0" w:space="0" w:color="auto"/>
      </w:divBdr>
    </w:div>
    <w:div w:id="1343240796">
      <w:bodyDiv w:val="1"/>
      <w:marLeft w:val="0"/>
      <w:marRight w:val="0"/>
      <w:marTop w:val="0"/>
      <w:marBottom w:val="0"/>
      <w:divBdr>
        <w:top w:val="none" w:sz="0" w:space="0" w:color="auto"/>
        <w:left w:val="none" w:sz="0" w:space="0" w:color="auto"/>
        <w:bottom w:val="none" w:sz="0" w:space="0" w:color="auto"/>
        <w:right w:val="none" w:sz="0" w:space="0" w:color="auto"/>
      </w:divBdr>
      <w:divsChild>
        <w:div w:id="1338262912">
          <w:marLeft w:val="0"/>
          <w:marRight w:val="0"/>
          <w:marTop w:val="0"/>
          <w:marBottom w:val="0"/>
          <w:divBdr>
            <w:top w:val="none" w:sz="0" w:space="0" w:color="auto"/>
            <w:left w:val="none" w:sz="0" w:space="0" w:color="auto"/>
            <w:bottom w:val="none" w:sz="0" w:space="0" w:color="auto"/>
            <w:right w:val="none" w:sz="0" w:space="0" w:color="auto"/>
          </w:divBdr>
        </w:div>
      </w:divsChild>
    </w:div>
    <w:div w:id="1424493251">
      <w:bodyDiv w:val="1"/>
      <w:marLeft w:val="0"/>
      <w:marRight w:val="0"/>
      <w:marTop w:val="0"/>
      <w:marBottom w:val="0"/>
      <w:divBdr>
        <w:top w:val="none" w:sz="0" w:space="0" w:color="auto"/>
        <w:left w:val="none" w:sz="0" w:space="0" w:color="auto"/>
        <w:bottom w:val="none" w:sz="0" w:space="0" w:color="auto"/>
        <w:right w:val="none" w:sz="0" w:space="0" w:color="auto"/>
      </w:divBdr>
    </w:div>
    <w:div w:id="1453553925">
      <w:bodyDiv w:val="1"/>
      <w:marLeft w:val="0"/>
      <w:marRight w:val="0"/>
      <w:marTop w:val="0"/>
      <w:marBottom w:val="0"/>
      <w:divBdr>
        <w:top w:val="none" w:sz="0" w:space="0" w:color="auto"/>
        <w:left w:val="none" w:sz="0" w:space="0" w:color="auto"/>
        <w:bottom w:val="none" w:sz="0" w:space="0" w:color="auto"/>
        <w:right w:val="none" w:sz="0" w:space="0" w:color="auto"/>
      </w:divBdr>
    </w:div>
    <w:div w:id="1520899136">
      <w:bodyDiv w:val="1"/>
      <w:marLeft w:val="0"/>
      <w:marRight w:val="0"/>
      <w:marTop w:val="0"/>
      <w:marBottom w:val="0"/>
      <w:divBdr>
        <w:top w:val="none" w:sz="0" w:space="0" w:color="auto"/>
        <w:left w:val="none" w:sz="0" w:space="0" w:color="auto"/>
        <w:bottom w:val="none" w:sz="0" w:space="0" w:color="auto"/>
        <w:right w:val="none" w:sz="0" w:space="0" w:color="auto"/>
      </w:divBdr>
    </w:div>
    <w:div w:id="1521090798">
      <w:bodyDiv w:val="1"/>
      <w:marLeft w:val="0"/>
      <w:marRight w:val="0"/>
      <w:marTop w:val="0"/>
      <w:marBottom w:val="0"/>
      <w:divBdr>
        <w:top w:val="none" w:sz="0" w:space="0" w:color="auto"/>
        <w:left w:val="none" w:sz="0" w:space="0" w:color="auto"/>
        <w:bottom w:val="none" w:sz="0" w:space="0" w:color="auto"/>
        <w:right w:val="none" w:sz="0" w:space="0" w:color="auto"/>
      </w:divBdr>
    </w:div>
    <w:div w:id="1534810245">
      <w:bodyDiv w:val="1"/>
      <w:marLeft w:val="0"/>
      <w:marRight w:val="0"/>
      <w:marTop w:val="0"/>
      <w:marBottom w:val="0"/>
      <w:divBdr>
        <w:top w:val="none" w:sz="0" w:space="0" w:color="auto"/>
        <w:left w:val="none" w:sz="0" w:space="0" w:color="auto"/>
        <w:bottom w:val="none" w:sz="0" w:space="0" w:color="auto"/>
        <w:right w:val="none" w:sz="0" w:space="0" w:color="auto"/>
      </w:divBdr>
    </w:div>
    <w:div w:id="1580821877">
      <w:bodyDiv w:val="1"/>
      <w:marLeft w:val="0"/>
      <w:marRight w:val="0"/>
      <w:marTop w:val="0"/>
      <w:marBottom w:val="0"/>
      <w:divBdr>
        <w:top w:val="none" w:sz="0" w:space="0" w:color="auto"/>
        <w:left w:val="none" w:sz="0" w:space="0" w:color="auto"/>
        <w:bottom w:val="none" w:sz="0" w:space="0" w:color="auto"/>
        <w:right w:val="none" w:sz="0" w:space="0" w:color="auto"/>
      </w:divBdr>
    </w:div>
    <w:div w:id="1599825932">
      <w:bodyDiv w:val="1"/>
      <w:marLeft w:val="0"/>
      <w:marRight w:val="0"/>
      <w:marTop w:val="0"/>
      <w:marBottom w:val="0"/>
      <w:divBdr>
        <w:top w:val="none" w:sz="0" w:space="0" w:color="auto"/>
        <w:left w:val="none" w:sz="0" w:space="0" w:color="auto"/>
        <w:bottom w:val="none" w:sz="0" w:space="0" w:color="auto"/>
        <w:right w:val="none" w:sz="0" w:space="0" w:color="auto"/>
      </w:divBdr>
    </w:div>
    <w:div w:id="1644430669">
      <w:bodyDiv w:val="1"/>
      <w:marLeft w:val="0"/>
      <w:marRight w:val="0"/>
      <w:marTop w:val="0"/>
      <w:marBottom w:val="0"/>
      <w:divBdr>
        <w:top w:val="none" w:sz="0" w:space="0" w:color="auto"/>
        <w:left w:val="none" w:sz="0" w:space="0" w:color="auto"/>
        <w:bottom w:val="none" w:sz="0" w:space="0" w:color="auto"/>
        <w:right w:val="none" w:sz="0" w:space="0" w:color="auto"/>
      </w:divBdr>
    </w:div>
    <w:div w:id="1653677700">
      <w:bodyDiv w:val="1"/>
      <w:marLeft w:val="0"/>
      <w:marRight w:val="0"/>
      <w:marTop w:val="0"/>
      <w:marBottom w:val="0"/>
      <w:divBdr>
        <w:top w:val="none" w:sz="0" w:space="0" w:color="auto"/>
        <w:left w:val="none" w:sz="0" w:space="0" w:color="auto"/>
        <w:bottom w:val="none" w:sz="0" w:space="0" w:color="auto"/>
        <w:right w:val="none" w:sz="0" w:space="0" w:color="auto"/>
      </w:divBdr>
    </w:div>
    <w:div w:id="1722633089">
      <w:bodyDiv w:val="1"/>
      <w:marLeft w:val="0"/>
      <w:marRight w:val="0"/>
      <w:marTop w:val="0"/>
      <w:marBottom w:val="0"/>
      <w:divBdr>
        <w:top w:val="none" w:sz="0" w:space="0" w:color="auto"/>
        <w:left w:val="none" w:sz="0" w:space="0" w:color="auto"/>
        <w:bottom w:val="none" w:sz="0" w:space="0" w:color="auto"/>
        <w:right w:val="none" w:sz="0" w:space="0" w:color="auto"/>
      </w:divBdr>
    </w:div>
    <w:div w:id="1811245825">
      <w:bodyDiv w:val="1"/>
      <w:marLeft w:val="0"/>
      <w:marRight w:val="0"/>
      <w:marTop w:val="0"/>
      <w:marBottom w:val="0"/>
      <w:divBdr>
        <w:top w:val="none" w:sz="0" w:space="0" w:color="auto"/>
        <w:left w:val="none" w:sz="0" w:space="0" w:color="auto"/>
        <w:bottom w:val="none" w:sz="0" w:space="0" w:color="auto"/>
        <w:right w:val="none" w:sz="0" w:space="0" w:color="auto"/>
      </w:divBdr>
    </w:div>
    <w:div w:id="1921597512">
      <w:bodyDiv w:val="1"/>
      <w:marLeft w:val="0"/>
      <w:marRight w:val="0"/>
      <w:marTop w:val="0"/>
      <w:marBottom w:val="0"/>
      <w:divBdr>
        <w:top w:val="none" w:sz="0" w:space="0" w:color="auto"/>
        <w:left w:val="none" w:sz="0" w:space="0" w:color="auto"/>
        <w:bottom w:val="none" w:sz="0" w:space="0" w:color="auto"/>
        <w:right w:val="none" w:sz="0" w:space="0" w:color="auto"/>
      </w:divBdr>
    </w:div>
    <w:div w:id="1996647588">
      <w:bodyDiv w:val="1"/>
      <w:marLeft w:val="0"/>
      <w:marRight w:val="0"/>
      <w:marTop w:val="0"/>
      <w:marBottom w:val="0"/>
      <w:divBdr>
        <w:top w:val="none" w:sz="0" w:space="0" w:color="auto"/>
        <w:left w:val="none" w:sz="0" w:space="0" w:color="auto"/>
        <w:bottom w:val="none" w:sz="0" w:space="0" w:color="auto"/>
        <w:right w:val="none" w:sz="0" w:space="0" w:color="auto"/>
      </w:divBdr>
    </w:div>
    <w:div w:id="2023890579">
      <w:bodyDiv w:val="1"/>
      <w:marLeft w:val="0"/>
      <w:marRight w:val="0"/>
      <w:marTop w:val="0"/>
      <w:marBottom w:val="0"/>
      <w:divBdr>
        <w:top w:val="none" w:sz="0" w:space="0" w:color="auto"/>
        <w:left w:val="none" w:sz="0" w:space="0" w:color="auto"/>
        <w:bottom w:val="none" w:sz="0" w:space="0" w:color="auto"/>
        <w:right w:val="none" w:sz="0" w:space="0" w:color="auto"/>
      </w:divBdr>
    </w:div>
    <w:div w:id="211656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tents.google.com/patent/WO2016061626A1/en?q=smart&amp;q=touchscreen&amp;q=information&amp;q=display&amp;q=raspberry&amp;q=pi"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android.com/training/location/geofencing.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thesitewizard.com/expression-web/expression-web-4-tutorial-1.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atents.google.com/patent/US20050021393A1/en?q=smart&amp;q=device&amp;q=display" TargetMode="External"/><Relationship Id="rId23" Type="http://schemas.openxmlformats.org/officeDocument/2006/relationships/hyperlink" Target="https://www.codeproject.com/Articles/62482/A-Simple-Geo-Fencing-Using-Polygon-Method" TargetMode="Externa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patents.google.com/patent/CN106789459A/en?q=smart&amp;q=touchscreen&amp;q=information&amp;q=display&amp;q=raspberry&amp;q=pi" TargetMode="External"/><Relationship Id="rId22" Type="http://schemas.openxmlformats.org/officeDocument/2006/relationships/hyperlink" Target="https://www.raywenderlich.com/136165/core-location-geofencin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b:Tag>
    <b:SourceType>InternetSite</b:SourceType>
    <b:Guid>{0F5BC684-ED9D-47D3-97DB-6D5A24A7F88B}</b:Guid>
    <b:Title>DAKboard is a Customizable Wall Display for Photos, Calendar Events, and Weather</b:Title>
    <b:Author>
      <b:Author>
        <b:NameList>
          <b:Person>
            <b:Last>Archambault</b:Last>
            <b:First>Michael</b:First>
          </b:Person>
        </b:NameList>
      </b:Author>
    </b:Author>
    <b:ProductionCompany>PetaPixel</b:ProductionCompany>
    <b:Year>2015</b:Year>
    <b:Month>August</b:Month>
    <b:Day>19</b:Day>
    <b:URL>https://petapixel.com</b:URL>
    <b:RefOrder>1</b:RefOrder>
  </b:Source>
  <b:Source>
    <b:Tag>Ben17</b:Tag>
    <b:SourceType>InternetSite</b:SourceType>
    <b:Guid>{327A17B6-6442-412B-B077-3DA25EAAD618}</b:Guid>
    <b:Author>
      <b:Author>
        <b:NameList>
          <b:Person>
            <b:Last>Eagan</b:Last>
            <b:First>Ben</b:First>
          </b:Person>
        </b:NameList>
      </b:Author>
    </b:Author>
    <b:Title>Smart Mirror (with Optional Alexa)</b:Title>
    <b:ProductionCompany>hackster.io</b:ProductionCompany>
    <b:Year>2017</b:Year>
    <b:Month>Aprit</b:Month>
    <b:Day>18</b:Day>
    <b:URL>https://www.hackster.io</b:URL>
    <b:RefOrder>3</b:RefOrder>
  </b:Source>
  <b:Source>
    <b:Tag>kmc16</b:Tag>
    <b:SourceType>InternetSite</b:SourceType>
    <b:Guid>{59794602-88FC-412B-BBF7-E1B330C7FFF5}</b:Guid>
    <b:Author>
      <b:Author>
        <b:NameList>
          <b:Person>
            <b:Last>kmccb</b:Last>
          </b:Person>
        </b:NameList>
      </b:Author>
    </b:Author>
    <b:Title>Raspberry Pi Framed Informational Display - Google Calendar, Weather, and More..</b:Title>
    <b:Year>2016</b:Year>
    <b:Month>April</b:Month>
    <b:Day>7</b:Day>
    <b:URL>https://imgur.com/gallery/z94Vr</b:URL>
    <b:RefOrder>2</b:RefOrder>
  </b:Source>
</b:Sources>
</file>

<file path=customXml/itemProps1.xml><?xml version="1.0" encoding="utf-8"?>
<ds:datastoreItem xmlns:ds="http://schemas.openxmlformats.org/officeDocument/2006/customXml" ds:itemID="{2336615E-32FD-413F-9626-875188FF9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20</Pages>
  <Words>6207</Words>
  <Characters>35380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Daszkiewicz</dc:creator>
  <cp:keywords/>
  <dc:description/>
  <cp:lastModifiedBy>Jacob Nading</cp:lastModifiedBy>
  <cp:revision>7</cp:revision>
  <cp:lastPrinted>2017-12-01T01:44:00Z</cp:lastPrinted>
  <dcterms:created xsi:type="dcterms:W3CDTF">2017-12-12T17:21:00Z</dcterms:created>
  <dcterms:modified xsi:type="dcterms:W3CDTF">2017-12-12T19:07:00Z</dcterms:modified>
</cp:coreProperties>
</file>